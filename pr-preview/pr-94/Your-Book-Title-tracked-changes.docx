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del w:id="1" w:author="PR Preview" w:date="2026-01-01T00:00:00Z">
        <w:r>
          <w:delText xml:space="preserve">Last updated: 2026-10-19</w:delText>
        </w:r>
      </w:del>
    </w:p>
    <w:p>
      <w:pPr>
        <w:pStyle w:val="Date"/>
      </w:pPr>
      <w:ins w:id="2" w:author="PR Preview" w:date="2026-01-01T00:00:00Z">
        <w:r>
          <w:t xml:space="preserve">Last updated: 2026-10-20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del w:id="3" w:author="PR Preview" w:date="2026-01-01T00:00:00Z">
        <w:r>
          <w:rPr>
            <w:b/>
            <w:bCs/>
          </w:rPr>
          <w:delText xml:space="preserve">Branch: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main</w:delText>
        </w:r>
      </w:del>
    </w:p>
    <w:p>
      <w:pPr>
        <w:pStyle w:val="Compact"/>
        <w:numPr>
          <w:ilvl w:val="0"/>
          <w:numId w:val="1004"/>
        </w:numPr>
      </w:pPr>
      <w:del w:id="6" w:author="PR Preview" w:date="2026-01-01T00:00:00Z">
        <w:r>
          <w:rPr>
            <w:b/>
            <w:bCs/>
          </w:rPr>
          <w:delText xml:space="preserve">Commit: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dc1519f</w:delText>
        </w:r>
      </w:del>
    </w:p>
    <w:p>
      <w:pPr>
        <w:pStyle w:val="Compact"/>
        <w:numPr>
          <w:ilvl w:val="0"/>
          <w:numId w:val="1004"/>
        </w:numPr>
      </w:pPr>
      <w:del w:id="9" w:author="PR Preview" w:date="2026-01-01T00:00:00Z">
        <w:r>
          <w:rPr>
            <w:b/>
            <w:bCs/>
          </w:rPr>
          <w:delText xml:space="preserve">Full commit hash: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dc1519f27c73fc70bab6c2caa375dccc51f4c669</w:delText>
        </w:r>
      </w:del>
    </w:p>
    <w:p>
      <w:pPr>
        <w:pStyle w:val="Compact"/>
        <w:numPr>
          <w:ilvl w:val="0"/>
          <w:numId w:val="1004"/>
        </w:numPr>
      </w:pPr>
      <w:del w:id="12" w:author="PR Preview" w:date="2026-01-01T00:00:00Z">
        <w:r>
          <w:rPr>
            <w:b/>
            <w:bCs/>
          </w:rPr>
          <w:delText xml:space="preserve">Commit date: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2026-10-19 09:55:48 -0700</w:delText>
        </w:r>
      </w:del>
    </w:p>
    <w:p>
      <w:pPr>
        <w:pStyle w:val="Compact"/>
        <w:numPr>
          <w:ilvl w:val="0"/>
          <w:numId w:val="1004"/>
        </w:numPr>
      </w:pPr>
      <w:ins w:id="15" w:author="PR Preview" w:date="2026-01-01T00:00:00Z">
        <w:r>
          <w:rPr>
            <w:b/>
            <w:bCs/>
          </w:rPr>
          <w:t xml:space="preserve">Branch: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dependabot/submodules/macros-4dba142</w:t>
        </w:r>
      </w:ins>
    </w:p>
    <w:p>
      <w:pPr>
        <w:pStyle w:val="Compact"/>
        <w:numPr>
          <w:ilvl w:val="0"/>
          <w:numId w:val="1004"/>
        </w:numPr>
      </w:pPr>
      <w:ins w:id="18" w:author="PR Preview" w:date="2026-01-01T00:00:00Z">
        <w:r>
          <w:rPr>
            <w:b/>
            <w:bCs/>
          </w:rPr>
          <w:t xml:space="preserve">Commit: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eb37ddc</w:t>
        </w:r>
      </w:ins>
    </w:p>
    <w:p>
      <w:pPr>
        <w:pStyle w:val="Compact"/>
        <w:numPr>
          <w:ilvl w:val="0"/>
          <w:numId w:val="1004"/>
        </w:numPr>
      </w:pPr>
      <w:ins w:id="21" w:author="PR Preview" w:date="2026-01-01T00:00:00Z">
        <w:r>
          <w:rPr>
            <w:b/>
            <w:bCs/>
          </w:rPr>
          <w:t xml:space="preserve">Full commit hash: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eb37ddc8c3bf285b14d5eab446ea7f781a45947f</w:t>
        </w:r>
      </w:ins>
    </w:p>
    <w:p>
      <w:pPr>
        <w:pStyle w:val="Compact"/>
        <w:numPr>
          <w:ilvl w:val="0"/>
          <w:numId w:val="1004"/>
        </w:numPr>
      </w:pPr>
      <w:ins w:id="24" w:author="PR Preview" w:date="2026-01-01T00:00:00Z">
        <w:r>
          <w:rPr>
            <w:b/>
            <w:bCs/>
          </w:rPr>
          <w:t xml:space="preserve">Commit date: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2026-10-20 14:54:09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2026-10-20T14:57:01Z</dcterms:created>
  <dcterms:modified xsi:type="dcterms:W3CDTF">2026-10-20T14:57:01Z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2026-10-20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