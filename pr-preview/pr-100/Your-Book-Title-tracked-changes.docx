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2026-10-23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del w:id="1" w:author="PR Preview" w:date="2026-01-01T00:00:00Z">
        <w:r>
          <w:rPr>
            <w:b/>
            <w:bCs/>
          </w:rPr>
          <w:delText xml:space="preserve">Branch:</w:delText>
        </w:r>
      </w:del>
      <w:del w:id="2" w:author="PR Preview" w:date="2026-01-01T00:00:00Z">
        <w:r>
          <w:delText xml:space="preserve"> </w:delText>
        </w:r>
      </w:del>
      <w:del w:id="3" w:author="PR Preview" w:date="2026-01-01T00:00:00Z">
        <w:r>
          <w:delText xml:space="preserve">main</w:delText>
        </w:r>
      </w:del>
    </w:p>
    <w:p>
      <w:pPr>
        <w:pStyle w:val="Compact"/>
        <w:numPr>
          <w:ilvl w:val="0"/>
          <w:numId w:val="1004"/>
        </w:numPr>
      </w:pPr>
      <w:del w:id="4" w:author="PR Preview" w:date="2026-01-01T00:00:00Z">
        <w:r>
          <w:rPr>
            <w:b/>
            <w:bCs/>
          </w:rPr>
          <w:delText xml:space="preserve">Commit: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a58cf57</w:delText>
        </w:r>
      </w:del>
    </w:p>
    <w:p>
      <w:pPr>
        <w:pStyle w:val="Compact"/>
        <w:numPr>
          <w:ilvl w:val="0"/>
          <w:numId w:val="1004"/>
        </w:numPr>
      </w:pPr>
      <w:del w:id="7" w:author="PR Preview" w:date="2026-01-01T00:00:00Z">
        <w:r>
          <w:rPr>
            <w:b/>
            <w:bCs/>
          </w:rPr>
          <w:delText xml:space="preserve">Full commit hash: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a58cf57266f5f33c1d477a2218164928870338b9</w:delText>
        </w:r>
      </w:del>
    </w:p>
    <w:p>
      <w:pPr>
        <w:pStyle w:val="Compact"/>
        <w:numPr>
          <w:ilvl w:val="0"/>
          <w:numId w:val="1004"/>
        </w:numPr>
      </w:pPr>
      <w:del w:id="10" w:author="PR Preview" w:date="2026-01-01T00:00:00Z">
        <w:r>
          <w:rPr>
            <w:b/>
            <w:bCs/>
          </w:rPr>
          <w:delText xml:space="preserve">Commit date: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2026-10-23 01:59:19 -0700</w:delText>
        </w:r>
      </w:del>
    </w:p>
    <w:p>
      <w:pPr>
        <w:pStyle w:val="Compact"/>
        <w:numPr>
          <w:ilvl w:val="0"/>
          <w:numId w:val="1004"/>
        </w:numPr>
      </w:pPr>
      <w:ins w:id="13" w:author="PR Preview" w:date="2026-01-01T00:00:00Z">
        <w:r>
          <w:rPr>
            <w:b/>
            <w:bCs/>
          </w:rPr>
          <w:t xml:space="preserve">Branch: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claude/project-thread-x3kyq1</w:t>
        </w:r>
      </w:ins>
    </w:p>
    <w:p>
      <w:pPr>
        <w:pStyle w:val="Compact"/>
        <w:numPr>
          <w:ilvl w:val="0"/>
          <w:numId w:val="1004"/>
        </w:numPr>
      </w:pPr>
      <w:ins w:id="16" w:author="PR Preview" w:date="2026-01-01T00:00:00Z">
        <w:r>
          <w:rPr>
            <w:b/>
            <w:bCs/>
          </w:rPr>
          <w:t xml:space="preserve">Commit: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c8c94d1</w:t>
        </w:r>
      </w:ins>
    </w:p>
    <w:p>
      <w:pPr>
        <w:pStyle w:val="Compact"/>
        <w:numPr>
          <w:ilvl w:val="0"/>
          <w:numId w:val="1004"/>
        </w:numPr>
      </w:pPr>
      <w:ins w:id="19" w:author="PR Preview" w:date="2026-01-01T00:00:00Z">
        <w:r>
          <w:rPr>
            <w:b/>
            <w:bCs/>
          </w:rPr>
          <w:t xml:space="preserve">Full commit hash: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c8c94d1fa569337b502b85b9f120b2073da20078</w:t>
        </w:r>
      </w:ins>
    </w:p>
    <w:p>
      <w:pPr>
        <w:pStyle w:val="Compact"/>
        <w:numPr>
          <w:ilvl w:val="0"/>
          <w:numId w:val="1004"/>
        </w:numPr>
      </w:pPr>
      <w:ins w:id="22" w:author="PR Preview" w:date="2026-01-01T00:00:00Z">
        <w:r>
          <w:rPr>
            <w:b/>
            <w:bCs/>
          </w:rPr>
          <w:t xml:space="preserve">Commit date: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2026-10-23 12:08:21 -0700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2026-10-23T19:44:48Z</dcterms:created>
  <dcterms:modified xsi:type="dcterms:W3CDTF">2026-10-23T19:44:48Z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rossref">
    <vt:lpwstr/>
  </property>
  <property fmtid="{D5CDD505-2E9C-101B-9397-08002B2CF9AE}" pid="9" name="custom-callout">
    <vt:lpwstr/>
  </property>
  <property fmtid="{D5CDD505-2E9C-101B-9397-08002B2CF9AE}" pid="10" name="date">
    <vt:lpwstr>Last updated: 2026-10-23</vt:lpwstr>
  </property>
  <property fmtid="{D5CDD505-2E9C-101B-9397-08002B2CF9AE}" pid="11" name="date-format">
    <vt:lpwstr>[Last updated:] YYYY-MM-DD</vt:lpwstr>
  </property>
  <property fmtid="{D5CDD505-2E9C-101B-9397-08002B2CF9AE}" pid="12" name="editor">
    <vt:lpwstr>source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template-partials">
    <vt:lpwstr/>
  </property>
  <property fmtid="{D5CDD505-2E9C-101B-9397-08002B2CF9AE}" pid="18" name="toc-title">
    <vt:lpwstr>Table of contents</vt:lpwstr>
  </property>
</Properties>
</file>