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06:55:07Z">
        <w:r>
          <w:rPr>
            <w:b/>
            <w:bCs/>
          </w:rPr>
          <w:t xml:space="preserve">Branch:</w:t>
        </w:r>
      </w:ins>
      <w:ins w:id="79" w:author="d-morrison" w:date="2026-09-15T06:55:07Z">
        <w:r>
          <w:t xml:space="preserve"> </w:t>
        </w:r>
      </w:ins>
      <w:ins w:id="79" w:author="d-morrison" w:date="2026-09-15T06:55:07Z">
        <w:r>
          <w:t xml:space="preserve">claude/fix-62-preview-concurrency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06:55:07Z">
        <w:r>
          <w:rPr>
            <w:b/>
            <w:bCs/>
          </w:rPr>
          <w:t xml:space="preserve">Commit:</w:t>
        </w:r>
      </w:ins>
      <w:ins w:id="80" w:author="d-morrison" w:date="2026-09-15T06:55:07Z">
        <w:r>
          <w:t xml:space="preserve"> </w:t>
        </w:r>
      </w:ins>
      <w:ins w:id="80" w:author="d-morrison" w:date="2026-09-15T06:55:07Z">
        <w:r>
          <w:t xml:space="preserve">50326e9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06:55:07Z">
        <w:r>
          <w:rPr>
            <w:b/>
            <w:bCs/>
          </w:rPr>
          <w:t xml:space="preserve">Full commit hash:</w:t>
        </w:r>
      </w:ins>
      <w:ins w:id="81" w:author="d-morrison" w:date="2026-09-15T06:55:07Z">
        <w:r>
          <w:t xml:space="preserve"> </w:t>
        </w:r>
      </w:ins>
      <w:ins w:id="81" w:author="d-morrison" w:date="2026-09-15T06:55:07Z">
        <w:r>
          <w:t xml:space="preserve">50326e9ae3d5721cc5ea706f6aea4522891dc98d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06:55:07Z">
        <w:r>
          <w:rPr>
            <w:b/>
            <w:bCs/>
          </w:rPr>
          <w:t xml:space="preserve">Commit date:</w:t>
        </w:r>
      </w:ins>
      <w:ins w:id="82" w:author="d-morrison" w:date="2026-09-15T06:55:07Z">
        <w:r>
          <w:t xml:space="preserve"> </w:t>
        </w:r>
      </w:ins>
      <w:ins w:id="82" w:author="d-morrison" w:date="2026-09-15T06:55:07Z">
        <w:r>
          <w:t xml:space="preserve">2026-09-15 06:52:22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2026-09-15T06:55:01Z</dcterms:created>
  <dcterms:modified xsi:type="dcterms:W3CDTF">2026-09-15T06:55:01Z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