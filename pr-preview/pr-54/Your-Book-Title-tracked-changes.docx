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2026-09-14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claude[bot]" w:date="2026-09-14T22:42:02Z">
        <w:r>
          <w:rPr>
            <w:b/>
            <w:bCs/>
          </w:rPr>
          <w:t xml:space="preserve">Branch:</w:t>
        </w:r>
      </w:ins>
      <w:ins w:id="79" w:author="claude[bot]" w:date="2026-09-14T22:42:02Z">
        <w:r>
          <w:t xml:space="preserve"> </w:t>
        </w:r>
      </w:ins>
      <w:ins w:id="79" w:author="claude[bot]" w:date="2026-09-14T22:42:02Z">
        <w:r>
          <w:t xml:space="preserve">claude/fix-non-standard-chars</w:t>
        </w:r>
      </w:ins>
    </w:p>
    <w:p>
      <w:pPr>
        <w:pStyle w:val="Compact"/>
        <w:numPr>
          <w:ilvl w:val="0"/>
          <w:numId w:val="1004"/>
        </w:numPr>
      </w:pPr>
      <w:ins w:id="80" w:author="claude[bot]" w:date="2026-09-14T22:42:02Z">
        <w:r>
          <w:rPr>
            <w:b/>
            <w:bCs/>
          </w:rPr>
          <w:t xml:space="preserve">Commit:</w:t>
        </w:r>
      </w:ins>
      <w:ins w:id="80" w:author="claude[bot]" w:date="2026-09-14T22:42:02Z">
        <w:r>
          <w:t xml:space="preserve"> </w:t>
        </w:r>
      </w:ins>
      <w:ins w:id="80" w:author="claude[bot]" w:date="2026-09-14T22:42:02Z">
        <w:r>
          <w:t xml:space="preserve">3c862ae</w:t>
        </w:r>
      </w:ins>
    </w:p>
    <w:p>
      <w:pPr>
        <w:pStyle w:val="Compact"/>
        <w:numPr>
          <w:ilvl w:val="0"/>
          <w:numId w:val="1004"/>
        </w:numPr>
      </w:pPr>
      <w:ins w:id="81" w:author="claude[bot]" w:date="2026-09-14T22:42:02Z">
        <w:r>
          <w:rPr>
            <w:b/>
            <w:bCs/>
          </w:rPr>
          <w:t xml:space="preserve">Full commit hash:</w:t>
        </w:r>
      </w:ins>
      <w:ins w:id="81" w:author="claude[bot]" w:date="2026-09-14T22:42:02Z">
        <w:r>
          <w:t xml:space="preserve"> </w:t>
        </w:r>
      </w:ins>
      <w:ins w:id="81" w:author="claude[bot]" w:date="2026-09-14T22:42:02Z">
        <w:r>
          <w:t xml:space="preserve">3c862aeb1cbcf85a9e214b2b82a6c85936cfd550</w:t>
        </w:r>
      </w:ins>
    </w:p>
    <w:p>
      <w:pPr>
        <w:pStyle w:val="Compact"/>
        <w:numPr>
          <w:ilvl w:val="0"/>
          <w:numId w:val="1004"/>
        </w:numPr>
      </w:pPr>
      <w:ins w:id="82" w:author="claude[bot]" w:date="2026-09-14T22:42:02Z">
        <w:r>
          <w:rPr>
            <w:b/>
            <w:bCs/>
          </w:rPr>
          <w:t xml:space="preserve">Commit date:</w:t>
        </w:r>
      </w:ins>
      <w:ins w:id="82" w:author="claude[bot]" w:date="2026-09-14T22:42:02Z">
        <w:r>
          <w:t xml:space="preserve"> </w:t>
        </w:r>
      </w:ins>
      <w:ins w:id="82" w:author="claude[bot]" w:date="2026-09-14T22:42:02Z">
        <w:r>
          <w:t xml:space="preserve">2026-09-14 22:39:22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2026-09-14T22:41:56Z</dcterms:created>
  <dcterms:modified xsi:type="dcterms:W3CDTF">2026-09-14T22:41:56Z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