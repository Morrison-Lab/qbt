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9-15T01:05:30Z">
        <w:r>
          <w:rPr>
            <w:b/>
            <w:bCs/>
          </w:rPr>
          <w:t xml:space="preserve">Branch:</w:t>
        </w:r>
      </w:ins>
      <w:ins w:id="79" w:author="d-morrison" w:date="2026-09-15T01:05:30Z">
        <w:r>
          <w:t xml:space="preserve"> </w:t>
        </w:r>
      </w:ins>
      <w:ins w:id="79" w:author="d-morrison" w:date="2026-09-15T01:05:30Z">
        <w:r>
          <w:t xml:space="preserve">claude/fix-51-action-pins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9-15T01:05:30Z">
        <w:r>
          <w:rPr>
            <w:b/>
            <w:bCs/>
          </w:rPr>
          <w:t xml:space="preserve">Commit:</w:t>
        </w:r>
      </w:ins>
      <w:ins w:id="80" w:author="d-morrison" w:date="2026-09-15T01:05:30Z">
        <w:r>
          <w:t xml:space="preserve"> </w:t>
        </w:r>
      </w:ins>
      <w:ins w:id="80" w:author="d-morrison" w:date="2026-09-15T01:05:30Z">
        <w:r>
          <w:t xml:space="preserve">a8dbdd9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9-15T01:05:30Z">
        <w:r>
          <w:rPr>
            <w:b/>
            <w:bCs/>
          </w:rPr>
          <w:t xml:space="preserve">Full commit hash:</w:t>
        </w:r>
      </w:ins>
      <w:ins w:id="81" w:author="d-morrison" w:date="2026-09-15T01:05:30Z">
        <w:r>
          <w:t xml:space="preserve"> </w:t>
        </w:r>
      </w:ins>
      <w:ins w:id="81" w:author="d-morrison" w:date="2026-09-15T01:05:30Z">
        <w:r>
          <w:t xml:space="preserve">a8dbdd98e24354ce8af3809bb26b8c3c3965b173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9-15T01:05:30Z">
        <w:r>
          <w:rPr>
            <w:b/>
            <w:bCs/>
          </w:rPr>
          <w:t xml:space="preserve">Commit date:</w:t>
        </w:r>
      </w:ins>
      <w:ins w:id="82" w:author="d-morrison" w:date="2026-09-15T01:05:30Z">
        <w:r>
          <w:t xml:space="preserve"> </w:t>
        </w:r>
      </w:ins>
      <w:ins w:id="82" w:author="d-morrison" w:date="2026-09-15T01:05:30Z">
        <w:r>
          <w:t xml:space="preserve">2026-09-14 18:02:23 -0700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2026-09-15T01:05:24Z</dcterms:created>
  <dcterms:modified xsi:type="dcterms:W3CDTF">2026-09-15T01:05:24Z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