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2026-10-27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1" w:author="PR Preview" w:date="2026-01-01T00:00:00Z">
        <w:r>
          <w:rPr>
            <w:b/>
            <w:bCs/>
          </w:rPr>
          <w:delText xml:space="preserve">Branch:</w:delText>
        </w:r>
      </w:del>
      <w:del w:id="2" w:author="PR Preview" w:date="2026-01-01T00:00:00Z">
        <w:r>
          <w:delText xml:space="preserve"> </w:delText>
        </w:r>
      </w:del>
      <w:del w:id="3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4" w:author="PR Preview" w:date="2026-01-01T00:00:00Z">
        <w:r>
          <w:rPr>
            <w:b/>
            <w:bCs/>
          </w:rPr>
          <w:delText xml:space="preserve">Commit: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9b0a886</w:delText>
        </w:r>
      </w:del>
    </w:p>
    <w:p>
      <w:pPr>
        <w:pStyle w:val="Compact"/>
        <w:numPr>
          <w:ilvl w:val="0"/>
          <w:numId w:val="1004"/>
        </w:numPr>
      </w:pPr>
      <w:del w:id="7" w:author="PR Preview" w:date="2026-01-01T00:00:00Z">
        <w:r>
          <w:rPr>
            <w:b/>
            <w:bCs/>
          </w:rPr>
          <w:delText xml:space="preserve">Full commit hash: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9b0a886adbed36198c5b1e8ba216548425b22b87</w:delText>
        </w:r>
      </w:del>
    </w:p>
    <w:p>
      <w:pPr>
        <w:pStyle w:val="Compact"/>
        <w:numPr>
          <w:ilvl w:val="0"/>
          <w:numId w:val="1004"/>
        </w:numPr>
      </w:pPr>
      <w:del w:id="10" w:author="PR Preview" w:date="2026-01-01T00:00:00Z">
        <w:r>
          <w:rPr>
            <w:b/>
            <w:bCs/>
          </w:rPr>
          <w:delText xml:space="preserve">Commit date: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2026-10-26 23:10:56 -0700</w:delText>
        </w:r>
      </w:del>
    </w:p>
    <w:p>
      <w:pPr>
        <w:pStyle w:val="Compact"/>
        <w:numPr>
          <w:ilvl w:val="0"/>
          <w:numId w:val="1004"/>
        </w:numPr>
      </w:pPr>
      <w:ins w:id="13" w:author="PR Preview" w:date="2026-01-01T00:00:00Z">
        <w:r>
          <w:rPr>
            <w:b/>
            <w:bCs/>
          </w:rPr>
          <w:t xml:space="preserve">Branch: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dependabot/submodules/macros-390bc93</w:t>
        </w:r>
      </w:ins>
    </w:p>
    <w:p>
      <w:pPr>
        <w:pStyle w:val="Compact"/>
        <w:numPr>
          <w:ilvl w:val="0"/>
          <w:numId w:val="1004"/>
        </w:numPr>
      </w:pPr>
      <w:ins w:id="16" w:author="PR Preview" w:date="2026-01-01T00:00:00Z">
        <w:r>
          <w:rPr>
            <w:b/>
            <w:bCs/>
          </w:rPr>
          <w:t xml:space="preserve">Commit: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c2f84d5</w:t>
        </w:r>
      </w:ins>
    </w:p>
    <w:p>
      <w:pPr>
        <w:pStyle w:val="Compact"/>
        <w:numPr>
          <w:ilvl w:val="0"/>
          <w:numId w:val="1004"/>
        </w:numPr>
      </w:pPr>
      <w:ins w:id="19" w:author="PR Preview" w:date="2026-01-01T00:00:00Z">
        <w:r>
          <w:rPr>
            <w:b/>
            <w:bCs/>
          </w:rPr>
          <w:t xml:space="preserve">Full commit hash: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c2f84d570813ce1f2dd2221391648c65482521fd</w:t>
        </w:r>
      </w:ins>
    </w:p>
    <w:p>
      <w:pPr>
        <w:pStyle w:val="Compact"/>
        <w:numPr>
          <w:ilvl w:val="0"/>
          <w:numId w:val="1004"/>
        </w:numPr>
      </w:pPr>
      <w:ins w:id="22" w:author="PR Preview" w:date="2026-01-01T00:00:00Z">
        <w:r>
          <w:rPr>
            <w:b/>
            <w:bCs/>
          </w:rPr>
          <w:t xml:space="preserve">Commit date: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2026-10-27 14:54:49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2026-10-27T15:15:10Z</dcterms:created>
  <dcterms:modified xsi:type="dcterms:W3CDTF">2026-10-27T15:15:10Z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rossref">
    <vt:lpwstr/>
  </property>
  <property fmtid="{D5CDD505-2E9C-101B-9397-08002B2CF9AE}" pid="9" name="custom-callout">
    <vt:lpwstr/>
  </property>
  <property fmtid="{D5CDD505-2E9C-101B-9397-08002B2CF9AE}" pid="10" name="date">
    <vt:lpwstr>Last updated: 2026-10-27</vt:lpwstr>
  </property>
  <property fmtid="{D5CDD505-2E9C-101B-9397-08002B2CF9AE}" pid="11" name="date-format">
    <vt:lpwstr>[Last updated:] YYYY-MM-DD</vt:lpwstr>
  </property>
  <property fmtid="{D5CDD505-2E9C-101B-9397-08002B2CF9AE}" pid="12" name="editor">
    <vt:lpwstr>source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template-partials">
    <vt:lpwstr/>
  </property>
  <property fmtid="{D5CDD505-2E9C-101B-9397-08002B2CF9AE}" pid="18" name="toc-title">
    <vt:lpwstr>Table of contents</vt:lpwstr>
  </property>
</Properties>
</file>