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ependabot[bot]" w:date="2026-09-15T02:15:24Z">
        <w:r>
          <w:rPr>
            <w:b/>
            <w:bCs/>
          </w:rPr>
          <w:t xml:space="preserve">Branch:</w:t>
        </w:r>
      </w:ins>
      <w:ins w:id="79" w:author="dependabot[bot]" w:date="2026-09-15T02:15:24Z">
        <w:r>
          <w:t xml:space="preserve"> </w:t>
        </w:r>
      </w:ins>
      <w:ins w:id="79" w:author="dependabot[bot]" w:date="2026-09-15T02:15:24Z">
        <w:r>
          <w:t xml:space="preserve">dependabot/submodules/macros-36b4cb5</w:t>
        </w:r>
      </w:ins>
    </w:p>
    <w:p>
      <w:pPr>
        <w:pStyle w:val="Compact"/>
        <w:numPr>
          <w:ilvl w:val="0"/>
          <w:numId w:val="1004"/>
        </w:numPr>
      </w:pPr>
      <w:ins w:id="80" w:author="dependabot[bot]" w:date="2026-09-15T02:15:24Z">
        <w:r>
          <w:rPr>
            <w:b/>
            <w:bCs/>
          </w:rPr>
          <w:t xml:space="preserve">Commit:</w:t>
        </w:r>
      </w:ins>
      <w:ins w:id="80" w:author="dependabot[bot]" w:date="2026-09-15T02:15:24Z">
        <w:r>
          <w:t xml:space="preserve"> </w:t>
        </w:r>
      </w:ins>
      <w:ins w:id="80" w:author="dependabot[bot]" w:date="2026-09-15T02:15:24Z">
        <w:r>
          <w:t xml:space="preserve">d925483</w:t>
        </w:r>
      </w:ins>
    </w:p>
    <w:p>
      <w:pPr>
        <w:pStyle w:val="Compact"/>
        <w:numPr>
          <w:ilvl w:val="0"/>
          <w:numId w:val="1004"/>
        </w:numPr>
      </w:pPr>
      <w:ins w:id="81" w:author="dependabot[bot]" w:date="2026-09-15T02:15:24Z">
        <w:r>
          <w:rPr>
            <w:b/>
            <w:bCs/>
          </w:rPr>
          <w:t xml:space="preserve">Full commit hash:</w:t>
        </w:r>
      </w:ins>
      <w:ins w:id="81" w:author="dependabot[bot]" w:date="2026-09-15T02:15:24Z">
        <w:r>
          <w:t xml:space="preserve"> </w:t>
        </w:r>
      </w:ins>
      <w:ins w:id="81" w:author="dependabot[bot]" w:date="2026-09-15T02:15:24Z">
        <w:r>
          <w:t xml:space="preserve">d9254833da41507b56f5adbb8852d172ec88e933</w:t>
        </w:r>
      </w:ins>
    </w:p>
    <w:p>
      <w:pPr>
        <w:pStyle w:val="Compact"/>
        <w:numPr>
          <w:ilvl w:val="0"/>
          <w:numId w:val="1004"/>
        </w:numPr>
      </w:pPr>
      <w:ins w:id="82" w:author="dependabot[bot]" w:date="2026-09-15T02:15:24Z">
        <w:r>
          <w:rPr>
            <w:b/>
            <w:bCs/>
          </w:rPr>
          <w:t xml:space="preserve">Commit date:</w:t>
        </w:r>
      </w:ins>
      <w:ins w:id="82" w:author="dependabot[bot]" w:date="2026-09-15T02:15:24Z">
        <w:r>
          <w:t xml:space="preserve"> </w:t>
        </w:r>
      </w:ins>
      <w:ins w:id="82" w:author="dependabot[bot]" w:date="2026-09-15T02:15:24Z">
        <w:r>
          <w:t xml:space="preserve">2026-09-15 02:12:51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2026-09-15T02:15:19Z</dcterms:created>
  <dcterms:modified xsi:type="dcterms:W3CDTF">2026-09-15T02:15:19Z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