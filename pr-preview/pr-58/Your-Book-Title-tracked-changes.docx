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-morrison" w:date="2026-09-15T02:16:09Z">
        <w:r>
          <w:rPr>
            <w:b/>
            <w:bCs/>
          </w:rPr>
          <w:t xml:space="preserve">Branch:</w:t>
        </w:r>
      </w:ins>
      <w:ins w:id="79" w:author="d-morrison" w:date="2026-09-15T02:16:09Z">
        <w:r>
          <w:t xml:space="preserve"> </w:t>
        </w:r>
      </w:ins>
      <w:ins w:id="79" w:author="d-morrison" w:date="2026-09-15T02:16:09Z">
        <w:r>
          <w:t xml:space="preserve">claude/fix-28-workflow-timeouts</w:t>
        </w:r>
      </w:ins>
    </w:p>
    <w:p>
      <w:pPr>
        <w:pStyle w:val="Compact"/>
        <w:numPr>
          <w:ilvl w:val="0"/>
          <w:numId w:val="1004"/>
        </w:numPr>
      </w:pPr>
      <w:ins w:id="80" w:author="d-morrison" w:date="2026-09-15T02:16:09Z">
        <w:r>
          <w:rPr>
            <w:b/>
            <w:bCs/>
          </w:rPr>
          <w:t xml:space="preserve">Commit:</w:t>
        </w:r>
      </w:ins>
      <w:ins w:id="80" w:author="d-morrison" w:date="2026-09-15T02:16:09Z">
        <w:r>
          <w:t xml:space="preserve"> </w:t>
        </w:r>
      </w:ins>
      <w:ins w:id="80" w:author="d-morrison" w:date="2026-09-15T02:16:09Z">
        <w:r>
          <w:t xml:space="preserve">5c02b83</w:t>
        </w:r>
      </w:ins>
    </w:p>
    <w:p>
      <w:pPr>
        <w:pStyle w:val="Compact"/>
        <w:numPr>
          <w:ilvl w:val="0"/>
          <w:numId w:val="1004"/>
        </w:numPr>
      </w:pPr>
      <w:ins w:id="81" w:author="d-morrison" w:date="2026-09-15T02:16:09Z">
        <w:r>
          <w:rPr>
            <w:b/>
            <w:bCs/>
          </w:rPr>
          <w:t xml:space="preserve">Full commit hash:</w:t>
        </w:r>
      </w:ins>
      <w:ins w:id="81" w:author="d-morrison" w:date="2026-09-15T02:16:09Z">
        <w:r>
          <w:t xml:space="preserve"> </w:t>
        </w:r>
      </w:ins>
      <w:ins w:id="81" w:author="d-morrison" w:date="2026-09-15T02:16:09Z">
        <w:r>
          <w:t xml:space="preserve">5c02b831866c40830c3e17426958de4bf626ddd4</w:t>
        </w:r>
      </w:ins>
    </w:p>
    <w:p>
      <w:pPr>
        <w:pStyle w:val="Compact"/>
        <w:numPr>
          <w:ilvl w:val="0"/>
          <w:numId w:val="1004"/>
        </w:numPr>
      </w:pPr>
      <w:ins w:id="82" w:author="d-morrison" w:date="2026-09-15T02:16:09Z">
        <w:r>
          <w:rPr>
            <w:b/>
            <w:bCs/>
          </w:rPr>
          <w:t xml:space="preserve">Commit date:</w:t>
        </w:r>
      </w:ins>
      <w:ins w:id="82" w:author="d-morrison" w:date="2026-09-15T02:16:09Z">
        <w:r>
          <w:t xml:space="preserve"> </w:t>
        </w:r>
      </w:ins>
      <w:ins w:id="82" w:author="d-morrison" w:date="2026-09-15T02:16:09Z">
        <w:r>
          <w:t xml:space="preserve">2026-09-15 02:13:43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2026-09-15T02:16:04Z</dcterms:created>
  <dcterms:modified xsi:type="dcterms:W3CDTF">2026-09-15T02:16:04Z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