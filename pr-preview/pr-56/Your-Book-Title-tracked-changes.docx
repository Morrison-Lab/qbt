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2026-09-14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ins w:id="79" w:author="d-morrison" w:date="2026-09-14T23:22:28Z">
        <w:r>
          <w:rPr>
            <w:b/>
            <w:bCs/>
          </w:rPr>
          <w:t xml:space="preserve">Branch:</w:t>
        </w:r>
      </w:ins>
      <w:ins w:id="79" w:author="d-morrison" w:date="2026-09-14T23:22:28Z">
        <w:r>
          <w:t xml:space="preserve"> </w:t>
        </w:r>
      </w:ins>
      <w:ins w:id="79" w:author="d-morrison" w:date="2026-09-14T23:22:28Z">
        <w:r>
          <w:t xml:space="preserve">claude/friendly-meitner-dv3jm1</w:t>
        </w:r>
      </w:ins>
    </w:p>
    <w:p>
      <w:pPr>
        <w:pStyle w:val="Compact"/>
        <w:numPr>
          <w:ilvl w:val="0"/>
          <w:numId w:val="1004"/>
        </w:numPr>
      </w:pPr>
      <w:ins w:id="80" w:author="d-morrison" w:date="2026-09-14T23:22:28Z">
        <w:r>
          <w:rPr>
            <w:b/>
            <w:bCs/>
          </w:rPr>
          <w:t xml:space="preserve">Commit:</w:t>
        </w:r>
      </w:ins>
      <w:ins w:id="80" w:author="d-morrison" w:date="2026-09-14T23:22:28Z">
        <w:r>
          <w:t xml:space="preserve"> </w:t>
        </w:r>
      </w:ins>
      <w:ins w:id="80" w:author="d-morrison" w:date="2026-09-14T23:22:28Z">
        <w:r>
          <w:t xml:space="preserve">fa56b16</w:t>
        </w:r>
      </w:ins>
    </w:p>
    <w:p>
      <w:pPr>
        <w:pStyle w:val="Compact"/>
        <w:numPr>
          <w:ilvl w:val="0"/>
          <w:numId w:val="1004"/>
        </w:numPr>
      </w:pPr>
      <w:ins w:id="81" w:author="d-morrison" w:date="2026-09-14T23:22:28Z">
        <w:r>
          <w:rPr>
            <w:b/>
            <w:bCs/>
          </w:rPr>
          <w:t xml:space="preserve">Full commit hash:</w:t>
        </w:r>
      </w:ins>
      <w:ins w:id="81" w:author="d-morrison" w:date="2026-09-14T23:22:28Z">
        <w:r>
          <w:t xml:space="preserve"> </w:t>
        </w:r>
      </w:ins>
      <w:ins w:id="81" w:author="d-morrison" w:date="2026-09-14T23:22:28Z">
        <w:r>
          <w:t xml:space="preserve">fa56b168a060703a9380cf1b8cc7ff3c9c6a2382</w:t>
        </w:r>
      </w:ins>
    </w:p>
    <w:p>
      <w:pPr>
        <w:pStyle w:val="Compact"/>
        <w:numPr>
          <w:ilvl w:val="0"/>
          <w:numId w:val="1004"/>
        </w:numPr>
      </w:pPr>
      <w:ins w:id="82" w:author="d-morrison" w:date="2026-09-14T23:22:28Z">
        <w:r>
          <w:rPr>
            <w:b/>
            <w:bCs/>
          </w:rPr>
          <w:t xml:space="preserve">Commit date:</w:t>
        </w:r>
      </w:ins>
      <w:ins w:id="82" w:author="d-morrison" w:date="2026-09-14T23:22:28Z">
        <w:r>
          <w:t xml:space="preserve"> </w:t>
        </w:r>
      </w:ins>
      <w:ins w:id="82" w:author="d-morrison" w:date="2026-09-14T23:22:28Z">
        <w:r>
          <w:t xml:space="preserve">2026-09-14 16:20:08 -0700</w:t>
        </w:r>
      </w:ins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31" Type="http://schemas.openxmlformats.org/officeDocument/2006/relationships/image" Target="media/rId31.png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2026-09-14T23:22:24Z</dcterms:created>
  <dcterms:modified xsi:type="dcterms:W3CDTF">2026-09-14T23:22:24Z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2026-09-14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