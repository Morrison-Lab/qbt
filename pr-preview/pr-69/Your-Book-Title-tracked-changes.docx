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2026-09-15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d-morrison" w:date="2026-09-15T07:05:54Z">
        <w:r>
          <w:rPr>
            <w:b/>
            <w:bCs/>
          </w:rPr>
          <w:t xml:space="preserve">Branch:</w:t>
        </w:r>
      </w:ins>
      <w:ins w:id="79" w:author="d-morrison" w:date="2026-09-15T07:05:54Z">
        <w:r>
          <w:t xml:space="preserve"> </w:t>
        </w:r>
      </w:ins>
      <w:ins w:id="79" w:author="d-morrison" w:date="2026-09-15T07:05:54Z">
        <w:r>
          <w:t xml:space="preserve">claude/fix-66-quarto-gh-token</w:t>
        </w:r>
      </w:ins>
    </w:p>
    <w:p>
      <w:pPr>
        <w:pStyle w:val="Compact"/>
        <w:numPr>
          <w:ilvl w:val="0"/>
          <w:numId w:val="1004"/>
        </w:numPr>
      </w:pPr>
      <w:ins w:id="80" w:author="d-morrison" w:date="2026-09-15T07:05:54Z">
        <w:r>
          <w:rPr>
            <w:b/>
            <w:bCs/>
          </w:rPr>
          <w:t xml:space="preserve">Commit:</w:t>
        </w:r>
      </w:ins>
      <w:ins w:id="80" w:author="d-morrison" w:date="2026-09-15T07:05:54Z">
        <w:r>
          <w:t xml:space="preserve"> </w:t>
        </w:r>
      </w:ins>
      <w:ins w:id="80" w:author="d-morrison" w:date="2026-09-15T07:05:54Z">
        <w:r>
          <w:t xml:space="preserve">638e901</w:t>
        </w:r>
      </w:ins>
    </w:p>
    <w:p>
      <w:pPr>
        <w:pStyle w:val="Compact"/>
        <w:numPr>
          <w:ilvl w:val="0"/>
          <w:numId w:val="1004"/>
        </w:numPr>
      </w:pPr>
      <w:ins w:id="81" w:author="d-morrison" w:date="2026-09-15T07:05:54Z">
        <w:r>
          <w:rPr>
            <w:b/>
            <w:bCs/>
          </w:rPr>
          <w:t xml:space="preserve">Full commit hash:</w:t>
        </w:r>
      </w:ins>
      <w:ins w:id="81" w:author="d-morrison" w:date="2026-09-15T07:05:54Z">
        <w:r>
          <w:t xml:space="preserve"> </w:t>
        </w:r>
      </w:ins>
      <w:ins w:id="81" w:author="d-morrison" w:date="2026-09-15T07:05:54Z">
        <w:r>
          <w:t xml:space="preserve">638e901b7fa93b4f0d982d9f2d89b3f97491cab8</w:t>
        </w:r>
      </w:ins>
    </w:p>
    <w:p>
      <w:pPr>
        <w:pStyle w:val="Compact"/>
        <w:numPr>
          <w:ilvl w:val="0"/>
          <w:numId w:val="1004"/>
        </w:numPr>
      </w:pPr>
      <w:ins w:id="82" w:author="d-morrison" w:date="2026-09-15T07:05:54Z">
        <w:r>
          <w:rPr>
            <w:b/>
            <w:bCs/>
          </w:rPr>
          <w:t xml:space="preserve">Commit date:</w:t>
        </w:r>
      </w:ins>
      <w:ins w:id="82" w:author="d-morrison" w:date="2026-09-15T07:05:54Z">
        <w:r>
          <w:t xml:space="preserve"> </w:t>
        </w:r>
      </w:ins>
      <w:ins w:id="82" w:author="d-morrison" w:date="2026-09-15T07:05:54Z">
        <w:r>
          <w:t xml:space="preserve">2026-09-15 00:03:30 -0700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2026-09-15T07:05:49Z</dcterms:created>
  <dcterms:modified xsi:type="dcterms:W3CDTF">2026-09-15T07:05:49Z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