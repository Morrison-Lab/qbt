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2026-10-08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ins w:id="1" w:author="PR Preview" w:date="2026-01-01T00:00:00Z">
        <w:r>
          <w:t xml:space="preserve">This sentence tests the PR preview and will not be merged.</w:t>
        </w:r>
      </w:ins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2" w:author="PR Preview" w:date="2026-01-01T00:00:00Z">
        <w:r>
          <w:rPr>
            <w:b/>
            <w:bCs/>
          </w:rPr>
          <w:delText xml:space="preserve">Branch: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5" w:author="PR Preview" w:date="2026-01-01T00:00:00Z">
        <w:r>
          <w:rPr>
            <w:b/>
            <w:bCs/>
          </w:rPr>
          <w:delText xml:space="preserve">Commit: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b1dc3be</w:delText>
        </w:r>
      </w:del>
    </w:p>
    <w:p>
      <w:pPr>
        <w:pStyle w:val="Compact"/>
        <w:numPr>
          <w:ilvl w:val="0"/>
          <w:numId w:val="1004"/>
        </w:numPr>
      </w:pPr>
      <w:del w:id="8" w:author="PR Preview" w:date="2026-01-01T00:00:00Z">
        <w:r>
          <w:rPr>
            <w:b/>
            <w:bCs/>
          </w:rPr>
          <w:delText xml:space="preserve">Full commit hash: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b1dc3bee2d90a63b37cf0896cdae0dde75599c8f</w:delText>
        </w:r>
      </w:del>
    </w:p>
    <w:p>
      <w:pPr>
        <w:pStyle w:val="Compact"/>
        <w:numPr>
          <w:ilvl w:val="0"/>
          <w:numId w:val="1004"/>
        </w:numPr>
      </w:pPr>
      <w:del w:id="11" w:author="PR Preview" w:date="2026-01-01T00:00:00Z">
        <w:r>
          <w:rPr>
            <w:b/>
            <w:bCs/>
          </w:rPr>
          <w:delText xml:space="preserve">Commit date: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2026-10-08 14:55:47 -0700</w:delText>
        </w:r>
      </w:del>
    </w:p>
    <w:p>
      <w:pPr>
        <w:pStyle w:val="Compact"/>
        <w:numPr>
          <w:ilvl w:val="0"/>
          <w:numId w:val="1004"/>
        </w:numPr>
      </w:pPr>
      <w:ins w:id="14" w:author="PR Preview" w:date="2026-01-01T00:00:00Z">
        <w:r>
          <w:rPr>
            <w:b/>
            <w:bCs/>
          </w:rPr>
          <w:t xml:space="preserve">Branch: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claude/preview-smoke-test</w:t>
        </w:r>
      </w:ins>
    </w:p>
    <w:p>
      <w:pPr>
        <w:pStyle w:val="Compact"/>
        <w:numPr>
          <w:ilvl w:val="0"/>
          <w:numId w:val="1004"/>
        </w:numPr>
      </w:pPr>
      <w:ins w:id="17" w:author="PR Preview" w:date="2026-01-01T00:00:00Z">
        <w:r>
          <w:rPr>
            <w:b/>
            <w:bCs/>
          </w:rPr>
          <w:t xml:space="preserve">Commit: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73d2fdd</w:t>
        </w:r>
      </w:ins>
    </w:p>
    <w:p>
      <w:pPr>
        <w:pStyle w:val="Compact"/>
        <w:numPr>
          <w:ilvl w:val="0"/>
          <w:numId w:val="1004"/>
        </w:numPr>
      </w:pPr>
      <w:ins w:id="20" w:author="PR Preview" w:date="2026-01-01T00:00:00Z">
        <w:r>
          <w:rPr>
            <w:b/>
            <w:bCs/>
          </w:rPr>
          <w:t xml:space="preserve">Full commit hash: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73d2fdd53acff4079282ca866edb2d93520e1553</w:t>
        </w:r>
      </w:ins>
    </w:p>
    <w:p>
      <w:pPr>
        <w:pStyle w:val="Compact"/>
        <w:numPr>
          <w:ilvl w:val="0"/>
          <w:numId w:val="1004"/>
        </w:numPr>
      </w:pPr>
      <w:ins w:id="23" w:author="PR Preview" w:date="2026-01-01T00:00:00Z">
        <w:r>
          <w:rPr>
            <w:b/>
            <w:bCs/>
          </w:rPr>
          <w:t xml:space="preserve">Commit date: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2026-10-08 14:57:33 -0700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2026-10-08T22:02:02Z</dcterms:created>
  <dcterms:modified xsi:type="dcterms:W3CDTF">2026-10-08T22:02:02Z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2026-10-08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