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del w:id="1" w:author="PR Preview" w:date="2026-01-01T00:00:00Z">
        <w:r>
          <w:delText xml:space="preserve">Last updated: 2026-10-09</w:delText>
        </w:r>
      </w:del>
    </w:p>
    <w:p>
      <w:pPr>
        <w:pStyle w:val="Date"/>
      </w:pPr>
      <w:ins w:id="2" w:author="PR Preview" w:date="2026-01-01T00:00:00Z">
        <w:r>
          <w:t xml:space="preserve">Last updated: 2026-10-19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3" w:author="PR Preview" w:date="2026-01-01T00:00:00Z">
        <w:r>
          <w:rPr>
            <w:b/>
            <w:bCs/>
          </w:rPr>
          <w:delText xml:space="preserve">Branch: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6" w:author="PR Preview" w:date="2026-01-01T00:00:00Z">
        <w:r>
          <w:rPr>
            <w:b/>
            <w:bCs/>
          </w:rPr>
          <w:delText xml:space="preserve">Commit: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1bfdc4d</w:delText>
        </w:r>
      </w:del>
    </w:p>
    <w:p>
      <w:pPr>
        <w:pStyle w:val="Compact"/>
        <w:numPr>
          <w:ilvl w:val="0"/>
          <w:numId w:val="1004"/>
        </w:numPr>
      </w:pPr>
      <w:del w:id="9" w:author="PR Preview" w:date="2026-01-01T00:00:00Z">
        <w:r>
          <w:rPr>
            <w:b/>
            <w:bCs/>
          </w:rPr>
          <w:delText xml:space="preserve">Full commit hash: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1bfdc4df69693b55bd053c0ebdb853f0428c918c</w:delText>
        </w:r>
      </w:del>
    </w:p>
    <w:p>
      <w:pPr>
        <w:pStyle w:val="Compact"/>
        <w:numPr>
          <w:ilvl w:val="0"/>
          <w:numId w:val="1004"/>
        </w:numPr>
      </w:pPr>
      <w:del w:id="12" w:author="PR Preview" w:date="2026-01-01T00:00:00Z">
        <w:r>
          <w:rPr>
            <w:b/>
            <w:bCs/>
          </w:rPr>
          <w:delText xml:space="preserve">Commit date: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2026-10-09 01:31:59 +0000</w:delText>
        </w:r>
      </w:del>
    </w:p>
    <w:p>
      <w:pPr>
        <w:pStyle w:val="Compact"/>
        <w:numPr>
          <w:ilvl w:val="0"/>
          <w:numId w:val="1004"/>
        </w:numPr>
      </w:pPr>
      <w:ins w:id="15" w:author="PR Preview" w:date="2026-01-01T00:00:00Z">
        <w:r>
          <w:rPr>
            <w:b/>
            <w:bCs/>
          </w:rPr>
          <w:t xml:space="preserve">Branch: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claude/remove-summary-workflow</w:t>
        </w:r>
      </w:ins>
    </w:p>
    <w:p>
      <w:pPr>
        <w:pStyle w:val="Compact"/>
        <w:numPr>
          <w:ilvl w:val="0"/>
          <w:numId w:val="1004"/>
        </w:numPr>
      </w:pPr>
      <w:ins w:id="18" w:author="PR Preview" w:date="2026-01-01T00:00:00Z">
        <w:r>
          <w:rPr>
            <w:b/>
            <w:bCs/>
          </w:rPr>
          <w:t xml:space="preserve">Commit: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a5e4150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rPr>
            <w:b/>
            <w:bCs/>
          </w:rPr>
          <w:t xml:space="preserve">Full commit hash: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a5e41505914de61d5b46f28a7c61408b5590ff41</w:t>
        </w:r>
      </w:ins>
    </w:p>
    <w:p>
      <w:pPr>
        <w:pStyle w:val="Compact"/>
        <w:numPr>
          <w:ilvl w:val="0"/>
          <w:numId w:val="1004"/>
        </w:numPr>
      </w:pPr>
      <w:ins w:id="24" w:author="PR Preview" w:date="2026-01-01T00:00:00Z">
        <w:r>
          <w:rPr>
            <w:b/>
            <w:bCs/>
          </w:rPr>
          <w:t xml:space="preserve">Commit date: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2026-10-19 10:52:19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2026-10-19T10:55:16Z</dcterms:created>
  <dcterms:modified xsi:type="dcterms:W3CDTF">2026-10-19T10:55:16Z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2026-10-19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