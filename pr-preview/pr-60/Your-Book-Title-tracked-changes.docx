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2026-09-15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79" w:author="d-morrison" w:date="2026-09-15T02:26:10Z">
        <w:r>
          <w:rPr>
            <w:b/>
            <w:bCs/>
          </w:rPr>
          <w:t xml:space="preserve">Branch:</w:t>
        </w:r>
      </w:ins>
      <w:ins w:id="79" w:author="d-morrison" w:date="2026-09-15T02:26:10Z">
        <w:r>
          <w:t xml:space="preserve"> </w:t>
        </w:r>
      </w:ins>
      <w:ins w:id="79" w:author="d-morrison" w:date="2026-09-15T02:26:10Z">
        <w:r>
          <w:t xml:space="preserve">claude/fix-41-check-comments-before-ending</w:t>
        </w:r>
      </w:ins>
    </w:p>
    <w:p>
      <w:pPr>
        <w:pStyle w:val="Compact"/>
        <w:numPr>
          <w:ilvl w:val="0"/>
          <w:numId w:val="1004"/>
        </w:numPr>
      </w:pPr>
      <w:ins w:id="80" w:author="d-morrison" w:date="2026-09-15T02:26:10Z">
        <w:r>
          <w:rPr>
            <w:b/>
            <w:bCs/>
          </w:rPr>
          <w:t xml:space="preserve">Commit:</w:t>
        </w:r>
      </w:ins>
      <w:ins w:id="80" w:author="d-morrison" w:date="2026-09-15T02:26:10Z">
        <w:r>
          <w:t xml:space="preserve"> </w:t>
        </w:r>
      </w:ins>
      <w:ins w:id="80" w:author="d-morrison" w:date="2026-09-15T02:26:10Z">
        <w:r>
          <w:t xml:space="preserve">78f581c</w:t>
        </w:r>
      </w:ins>
    </w:p>
    <w:p>
      <w:pPr>
        <w:pStyle w:val="Compact"/>
        <w:numPr>
          <w:ilvl w:val="0"/>
          <w:numId w:val="1004"/>
        </w:numPr>
      </w:pPr>
      <w:ins w:id="81" w:author="d-morrison" w:date="2026-09-15T02:26:10Z">
        <w:r>
          <w:rPr>
            <w:b/>
            <w:bCs/>
          </w:rPr>
          <w:t xml:space="preserve">Full commit hash:</w:t>
        </w:r>
      </w:ins>
      <w:ins w:id="81" w:author="d-morrison" w:date="2026-09-15T02:26:10Z">
        <w:r>
          <w:t xml:space="preserve"> </w:t>
        </w:r>
      </w:ins>
      <w:ins w:id="81" w:author="d-morrison" w:date="2026-09-15T02:26:10Z">
        <w:r>
          <w:t xml:space="preserve">78f581c27753dc2bfbd838cee0ad6dbdef75c4a9</w:t>
        </w:r>
      </w:ins>
    </w:p>
    <w:p>
      <w:pPr>
        <w:pStyle w:val="Compact"/>
        <w:numPr>
          <w:ilvl w:val="0"/>
          <w:numId w:val="1004"/>
        </w:numPr>
      </w:pPr>
      <w:ins w:id="82" w:author="d-morrison" w:date="2026-09-15T02:26:10Z">
        <w:r>
          <w:rPr>
            <w:b/>
            <w:bCs/>
          </w:rPr>
          <w:t xml:space="preserve">Commit date:</w:t>
        </w:r>
      </w:ins>
      <w:ins w:id="82" w:author="d-morrison" w:date="2026-09-15T02:26:10Z">
        <w:r>
          <w:t xml:space="preserve"> </w:t>
        </w:r>
      </w:ins>
      <w:ins w:id="82" w:author="d-morrison" w:date="2026-09-15T02:26:10Z">
        <w:r>
          <w:t xml:space="preserve">2026-09-15 02:23:41 +0000</w:t>
        </w:r>
      </w:ins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31" Type="http://schemas.openxmlformats.org/officeDocument/2006/relationships/image" Target="media/rId31.png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github.com/d-morrison/macros" TargetMode="External"/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2026-09-15T02:26:04Z</dcterms:created>
  <dcterms:modified xsi:type="dcterms:W3CDTF">2026-09-15T02:26:04Z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2026-09-15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