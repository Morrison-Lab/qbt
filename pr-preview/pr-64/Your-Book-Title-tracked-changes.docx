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2026-09-15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dependabot[bot]" w:date="2026-09-15T02:16:35Z">
        <w:r>
          <w:rPr>
            <w:b/>
            <w:bCs/>
          </w:rPr>
          <w:t xml:space="preserve">Branch:</w:t>
        </w:r>
      </w:ins>
      <w:ins w:id="79" w:author="dependabot[bot]" w:date="2026-09-15T02:16:35Z">
        <w:r>
          <w:t xml:space="preserve"> </w:t>
        </w:r>
      </w:ins>
      <w:ins w:id="79" w:author="dependabot[bot]" w:date="2026-09-15T02:16:35Z">
        <w:r>
          <w:t xml:space="preserve">dependabot/github_actions/github-actions-18fcbf337c</w:t>
        </w:r>
      </w:ins>
    </w:p>
    <w:p>
      <w:pPr>
        <w:pStyle w:val="Compact"/>
        <w:numPr>
          <w:ilvl w:val="0"/>
          <w:numId w:val="1004"/>
        </w:numPr>
      </w:pPr>
      <w:ins w:id="80" w:author="dependabot[bot]" w:date="2026-09-15T02:16:35Z">
        <w:r>
          <w:rPr>
            <w:b/>
            <w:bCs/>
          </w:rPr>
          <w:t xml:space="preserve">Commit:</w:t>
        </w:r>
      </w:ins>
      <w:ins w:id="80" w:author="dependabot[bot]" w:date="2026-09-15T02:16:35Z">
        <w:r>
          <w:t xml:space="preserve"> </w:t>
        </w:r>
      </w:ins>
      <w:ins w:id="80" w:author="dependabot[bot]" w:date="2026-09-15T02:16:35Z">
        <w:r>
          <w:t xml:space="preserve">849b674</w:t>
        </w:r>
      </w:ins>
    </w:p>
    <w:p>
      <w:pPr>
        <w:pStyle w:val="Compact"/>
        <w:numPr>
          <w:ilvl w:val="0"/>
          <w:numId w:val="1004"/>
        </w:numPr>
      </w:pPr>
      <w:ins w:id="81" w:author="dependabot[bot]" w:date="2026-09-15T02:16:35Z">
        <w:r>
          <w:rPr>
            <w:b/>
            <w:bCs/>
          </w:rPr>
          <w:t xml:space="preserve">Full commit hash:</w:t>
        </w:r>
      </w:ins>
      <w:ins w:id="81" w:author="dependabot[bot]" w:date="2026-09-15T02:16:35Z">
        <w:r>
          <w:t xml:space="preserve"> </w:t>
        </w:r>
      </w:ins>
      <w:ins w:id="81" w:author="dependabot[bot]" w:date="2026-09-15T02:16:35Z">
        <w:r>
          <w:t xml:space="preserve">849b6743950ac990d09b1ae505b69f49166350ba</w:t>
        </w:r>
      </w:ins>
    </w:p>
    <w:p>
      <w:pPr>
        <w:pStyle w:val="Compact"/>
        <w:numPr>
          <w:ilvl w:val="0"/>
          <w:numId w:val="1004"/>
        </w:numPr>
      </w:pPr>
      <w:ins w:id="82" w:author="dependabot[bot]" w:date="2026-09-15T02:16:35Z">
        <w:r>
          <w:rPr>
            <w:b/>
            <w:bCs/>
          </w:rPr>
          <w:t xml:space="preserve">Commit date:</w:t>
        </w:r>
      </w:ins>
      <w:ins w:id="82" w:author="dependabot[bot]" w:date="2026-09-15T02:16:35Z">
        <w:r>
          <w:t xml:space="preserve"> </w:t>
        </w:r>
      </w:ins>
      <w:ins w:id="82" w:author="dependabot[bot]" w:date="2026-09-15T02:16:35Z">
        <w:r>
          <w:t xml:space="preserve">2026-09-15 02:14:11 +0000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2026-09-15T02:16:31Z</dcterms:created>
  <dcterms:modified xsi:type="dcterms:W3CDTF">2026-09-15T02:16:31Z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