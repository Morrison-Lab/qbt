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2026-10-23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del w:id="1" w:author="PR Preview" w:date="2026-01-01T00:00:00Z">
        <w:r>
          <w:rPr>
            <w:b/>
            <w:bCs/>
          </w:rPr>
          <w:delText xml:space="preserve">Branch:</w:delText>
        </w:r>
      </w:del>
      <w:del w:id="2" w:author="PR Preview" w:date="2026-01-01T00:00:00Z">
        <w:r>
          <w:delText xml:space="preserve"> </w:delText>
        </w:r>
      </w:del>
      <w:del w:id="3" w:author="PR Preview" w:date="2026-01-01T00:00:00Z">
        <w:r>
          <w:delText xml:space="preserve">main</w:delText>
        </w:r>
      </w:del>
    </w:p>
    <w:p>
      <w:pPr>
        <w:pStyle w:val="Compact"/>
        <w:numPr>
          <w:ilvl w:val="0"/>
          <w:numId w:val="1004"/>
        </w:numPr>
      </w:pPr>
      <w:del w:id="4" w:author="PR Preview" w:date="2026-01-01T00:00:00Z">
        <w:r>
          <w:rPr>
            <w:b/>
            <w:bCs/>
          </w:rPr>
          <w:delText xml:space="preserve">Commit: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eea5404</w:delText>
        </w:r>
      </w:del>
    </w:p>
    <w:p>
      <w:pPr>
        <w:pStyle w:val="Compact"/>
        <w:numPr>
          <w:ilvl w:val="0"/>
          <w:numId w:val="1004"/>
        </w:numPr>
      </w:pPr>
      <w:del w:id="7" w:author="PR Preview" w:date="2026-01-01T00:00:00Z">
        <w:r>
          <w:rPr>
            <w:b/>
            <w:bCs/>
          </w:rPr>
          <w:delText xml:space="preserve">Full commit hash: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eea540428a276a57037a3bda5a217b0261b95f1c</w:delText>
        </w:r>
      </w:del>
    </w:p>
    <w:p>
      <w:pPr>
        <w:pStyle w:val="Compact"/>
        <w:numPr>
          <w:ilvl w:val="0"/>
          <w:numId w:val="1004"/>
        </w:numPr>
      </w:pPr>
      <w:del w:id="10" w:author="PR Preview" w:date="2026-01-01T00:00:00Z">
        <w:r>
          <w:rPr>
            <w:b/>
            <w:bCs/>
          </w:rPr>
          <w:delText xml:space="preserve">Commit date: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2026-10-22 21:44:44 -0700</w:delText>
        </w:r>
      </w:del>
    </w:p>
    <w:p>
      <w:pPr>
        <w:pStyle w:val="Compact"/>
        <w:numPr>
          <w:ilvl w:val="0"/>
          <w:numId w:val="1004"/>
        </w:numPr>
      </w:pPr>
      <w:ins w:id="13" w:author="PR Preview" w:date="2026-01-01T00:00:00Z">
        <w:r>
          <w:rPr>
            <w:b/>
            <w:bCs/>
          </w:rPr>
          <w:t xml:space="preserve">Branch: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claude/project-thread-qtwf7b</w:t>
        </w:r>
      </w:ins>
    </w:p>
    <w:p>
      <w:pPr>
        <w:pStyle w:val="Compact"/>
        <w:numPr>
          <w:ilvl w:val="0"/>
          <w:numId w:val="1004"/>
        </w:numPr>
      </w:pPr>
      <w:ins w:id="16" w:author="PR Preview" w:date="2026-01-01T00:00:00Z">
        <w:r>
          <w:rPr>
            <w:b/>
            <w:bCs/>
          </w:rPr>
          <w:t xml:space="preserve">Commit: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4a1ba92</w:t>
        </w:r>
      </w:ins>
    </w:p>
    <w:p>
      <w:pPr>
        <w:pStyle w:val="Compact"/>
        <w:numPr>
          <w:ilvl w:val="0"/>
          <w:numId w:val="1004"/>
        </w:numPr>
      </w:pPr>
      <w:ins w:id="19" w:author="PR Preview" w:date="2026-01-01T00:00:00Z">
        <w:r>
          <w:rPr>
            <w:b/>
            <w:bCs/>
          </w:rPr>
          <w:t xml:space="preserve">Full commit hash: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4a1ba92355aaa7ffde26fa7192a3c0c2ae6b51ce</w:t>
        </w:r>
      </w:ins>
    </w:p>
    <w:p>
      <w:pPr>
        <w:pStyle w:val="Compact"/>
        <w:numPr>
          <w:ilvl w:val="0"/>
          <w:numId w:val="1004"/>
        </w:numPr>
      </w:pPr>
      <w:ins w:id="22" w:author="PR Preview" w:date="2026-01-01T00:00:00Z">
        <w:r>
          <w:rPr>
            <w:b/>
            <w:bCs/>
          </w:rPr>
          <w:t xml:space="preserve">Commit date: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2026-10-23 04:47:02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2026-10-23T04:53:25Z</dcterms:created>
  <dcterms:modified xsi:type="dcterms:W3CDTF">2026-10-23T04:53:25Z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allouty-theorem">
    <vt:lpwstr/>
  </property>
  <property fmtid="{D5CDD505-2E9C-101B-9397-08002B2CF9AE}" pid="8" name="crossref">
    <vt:lpwstr/>
  </property>
  <property fmtid="{D5CDD505-2E9C-101B-9397-08002B2CF9AE}" pid="9" name="custom-callout">
    <vt:lpwstr/>
  </property>
  <property fmtid="{D5CDD505-2E9C-101B-9397-08002B2CF9AE}" pid="10" name="date">
    <vt:lpwstr>Last updated: 2026-10-23</vt:lpwstr>
  </property>
  <property fmtid="{D5CDD505-2E9C-101B-9397-08002B2CF9AE}" pid="11" name="date-format">
    <vt:lpwstr>[Last updated:] YYYY-MM-DD</vt:lpwstr>
  </property>
  <property fmtid="{D5CDD505-2E9C-101B-9397-08002B2CF9AE}" pid="12" name="editor">
    <vt:lpwstr>source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template-partials">
    <vt:lpwstr/>
  </property>
  <property fmtid="{D5CDD505-2E9C-101B-9397-08002B2CF9AE}" pid="18" name="toc-title">
    <vt:lpwstr>Table of contents</vt:lpwstr>
  </property>
</Properties>
</file>