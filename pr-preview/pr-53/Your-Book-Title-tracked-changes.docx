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ins w:id="2" w:author="d-morrison" w:date="2026-09-14T22:19:37Z">
        <w:r>
          <w:t xml:space="preserve">Last updated: 2026-09-14</w:t>
        </w:r>
      </w:ins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d-morrison" w:date="2026-09-14T22:19:37Z">
        <w:r>
          <w:rPr>
            <w:b/>
            <w:bCs/>
          </w:rPr>
          <w:t xml:space="preserve">Branch:</w:t>
        </w:r>
      </w:ins>
      <w:ins w:id="79" w:author="d-morrison" w:date="2026-09-14T22:19:37Z">
        <w:r>
          <w:t xml:space="preserve"> </w:t>
        </w:r>
      </w:ins>
      <w:ins w:id="79" w:author="d-morrison" w:date="2026-09-14T22:19:37Z">
        <w:r>
          <w:t xml:space="preserve">claude/affectionate-gates-vxl4xp</w:t>
        </w:r>
      </w:ins>
    </w:p>
    <w:p>
      <w:pPr>
        <w:pStyle w:val="Compact"/>
        <w:numPr>
          <w:ilvl w:val="0"/>
          <w:numId w:val="1004"/>
        </w:numPr>
      </w:pPr>
      <w:ins w:id="80" w:author="d-morrison" w:date="2026-09-14T22:19:37Z">
        <w:r>
          <w:rPr>
            <w:b/>
            <w:bCs/>
          </w:rPr>
          <w:t xml:space="preserve">Commit:</w:t>
        </w:r>
      </w:ins>
      <w:ins w:id="80" w:author="d-morrison" w:date="2026-09-14T22:19:37Z">
        <w:r>
          <w:t xml:space="preserve"> </w:t>
        </w:r>
      </w:ins>
      <w:ins w:id="80" w:author="d-morrison" w:date="2026-09-14T22:19:37Z">
        <w:r>
          <w:t xml:space="preserve">ec3a84b</w:t>
        </w:r>
      </w:ins>
    </w:p>
    <w:p>
      <w:pPr>
        <w:pStyle w:val="Compact"/>
        <w:numPr>
          <w:ilvl w:val="0"/>
          <w:numId w:val="1004"/>
        </w:numPr>
      </w:pPr>
      <w:ins w:id="81" w:author="d-morrison" w:date="2026-09-14T22:19:37Z">
        <w:r>
          <w:rPr>
            <w:b/>
            <w:bCs/>
          </w:rPr>
          <w:t xml:space="preserve">Full commit hash:</w:t>
        </w:r>
      </w:ins>
      <w:ins w:id="81" w:author="d-morrison" w:date="2026-09-14T22:19:37Z">
        <w:r>
          <w:t xml:space="preserve"> </w:t>
        </w:r>
      </w:ins>
      <w:ins w:id="81" w:author="d-morrison" w:date="2026-09-14T22:19:37Z">
        <w:r>
          <w:t xml:space="preserve">ec3a84b5bf7741995e39f2cfcfdcc412eb62253a</w:t>
        </w:r>
      </w:ins>
    </w:p>
    <w:p>
      <w:pPr>
        <w:pStyle w:val="Compact"/>
        <w:numPr>
          <w:ilvl w:val="0"/>
          <w:numId w:val="1004"/>
        </w:numPr>
      </w:pPr>
      <w:ins w:id="82" w:author="d-morrison" w:date="2026-09-14T22:19:37Z">
        <w:r>
          <w:rPr>
            <w:b/>
            <w:bCs/>
          </w:rPr>
          <w:t xml:space="preserve">Commit date:</w:t>
        </w:r>
      </w:ins>
      <w:ins w:id="82" w:author="d-morrison" w:date="2026-09-14T22:19:37Z">
        <w:r>
          <w:t xml:space="preserve"> </w:t>
        </w:r>
      </w:ins>
      <w:ins w:id="82" w:author="d-morrison" w:date="2026-09-14T22:19:37Z">
        <w:r>
          <w:t xml:space="preserve">2026-09-14 15:16:56 -0700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2026-09-14T22:19:32Z</dcterms:created>
  <dcterms:modified xsi:type="dcterms:W3CDTF">2026-09-14T22:19:32Z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2026-09-14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