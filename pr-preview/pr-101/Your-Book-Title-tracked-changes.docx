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del w:id="1" w:author="PR Preview" w:date="2026-01-01T00:00:00Z">
        <w:r>
          <w:delText xml:space="preserve">Last updated: 2026-10-26</w:delText>
        </w:r>
      </w:del>
    </w:p>
    <w:p>
      <w:pPr>
        <w:pStyle w:val="Date"/>
      </w:pPr>
      <w:ins w:id="2" w:author="PR Preview" w:date="2026-01-01T00:00:00Z">
        <w:r>
          <w:t xml:space="preserve">Last updated: 2026-10-27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3" w:author="PR Preview" w:date="2026-01-01T00:00:00Z">
        <w:r>
          <w:rPr>
            <w:b/>
            <w:bCs/>
          </w:rPr>
          <w:delText xml:space="preserve">Branch: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6" w:author="PR Preview" w:date="2026-01-01T00:00:00Z">
        <w:r>
          <w:rPr>
            <w:b/>
            <w:bCs/>
          </w:rPr>
          <w:delText xml:space="preserve">Commit: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3acf7b9</w:delText>
        </w:r>
      </w:del>
    </w:p>
    <w:p>
      <w:pPr>
        <w:pStyle w:val="Compact"/>
        <w:numPr>
          <w:ilvl w:val="0"/>
          <w:numId w:val="1004"/>
        </w:numPr>
      </w:pPr>
      <w:del w:id="9" w:author="PR Preview" w:date="2026-01-01T00:00:00Z">
        <w:r>
          <w:rPr>
            <w:b/>
            <w:bCs/>
          </w:rPr>
          <w:delText xml:space="preserve">Full commit hash: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3acf7b98bfb5fa07ed9118efc9a8497425dda6f9</w:delText>
        </w:r>
      </w:del>
    </w:p>
    <w:p>
      <w:pPr>
        <w:pStyle w:val="Compact"/>
        <w:numPr>
          <w:ilvl w:val="0"/>
          <w:numId w:val="1004"/>
        </w:numPr>
      </w:pPr>
      <w:del w:id="12" w:author="PR Preview" w:date="2026-01-01T00:00:00Z">
        <w:r>
          <w:rPr>
            <w:b/>
            <w:bCs/>
          </w:rPr>
          <w:delText xml:space="preserve">Commit date: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2026-10-26 02:58:56 -0700</w:delText>
        </w:r>
      </w:del>
    </w:p>
    <w:p>
      <w:pPr>
        <w:pStyle w:val="Compact"/>
        <w:numPr>
          <w:ilvl w:val="0"/>
          <w:numId w:val="1004"/>
        </w:numPr>
      </w:pPr>
      <w:ins w:id="15" w:author="PR Preview" w:date="2026-01-01T00:00:00Z">
        <w:r>
          <w:rPr>
            <w:b/>
            <w:bCs/>
          </w:rPr>
          <w:t xml:space="preserve">Branch: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claude/check-caller-permissions</w:t>
        </w:r>
      </w:ins>
    </w:p>
    <w:p>
      <w:pPr>
        <w:pStyle w:val="Compact"/>
        <w:numPr>
          <w:ilvl w:val="0"/>
          <w:numId w:val="1004"/>
        </w:numPr>
      </w:pPr>
      <w:ins w:id="18" w:author="PR Preview" w:date="2026-01-01T00:00:00Z">
        <w:r>
          <w:rPr>
            <w:b/>
            <w:bCs/>
          </w:rPr>
          <w:t xml:space="preserve">Commit: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f7ae427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rPr>
            <w:b/>
            <w:bCs/>
          </w:rPr>
          <w:t xml:space="preserve">Full commit hash: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f7ae4273e3c11fce97b191a145373fd5f2ee4c3c</w:t>
        </w:r>
      </w:ins>
    </w:p>
    <w:p>
      <w:pPr>
        <w:pStyle w:val="Compact"/>
        <w:numPr>
          <w:ilvl w:val="0"/>
          <w:numId w:val="1004"/>
        </w:numPr>
      </w:pPr>
      <w:ins w:id="24" w:author="PR Preview" w:date="2026-01-01T00:00:00Z">
        <w:r>
          <w:rPr>
            <w:b/>
            <w:bCs/>
          </w:rPr>
          <w:t xml:space="preserve">Commit date: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2026-10-26 21:41:02 -0700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2026-10-27T04:43:06Z</dcterms:created>
  <dcterms:modified xsi:type="dcterms:W3CDTF">2026-10-27T04:43:06Z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2026-10-27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