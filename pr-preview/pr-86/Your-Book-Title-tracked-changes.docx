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d-morrison" w:date="2026-10-02T17:13:53Z">
        <w:r>
          <w:t xml:space="preserve">Last updated: 2026-10-02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10-02T17:13:53Z">
        <w:r>
          <w:rPr>
            <w:b/>
            <w:bCs/>
          </w:rPr>
          <w:t xml:space="preserve">Branch:</w:t>
        </w:r>
      </w:ins>
      <w:ins w:id="79" w:author="d-morrison" w:date="2026-10-02T17:13:53Z">
        <w:r>
          <w:t xml:space="preserve"> </w:t>
        </w:r>
      </w:ins>
      <w:ins w:id="79" w:author="d-morrison" w:date="2026-10-02T17:13:53Z">
        <w:r>
          <w:t xml:space="preserve">ai-config-wiring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10-02T17:13:53Z">
        <w:r>
          <w:rPr>
            <w:b/>
            <w:bCs/>
          </w:rPr>
          <w:t xml:space="preserve">Commit:</w:t>
        </w:r>
      </w:ins>
      <w:ins w:id="80" w:author="d-morrison" w:date="2026-10-02T17:13:53Z">
        <w:r>
          <w:t xml:space="preserve"> </w:t>
        </w:r>
      </w:ins>
      <w:ins w:id="80" w:author="d-morrison" w:date="2026-10-02T17:13:53Z">
        <w:r>
          <w:t xml:space="preserve">cbc2e3a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10-02T17:13:53Z">
        <w:r>
          <w:rPr>
            <w:b/>
            <w:bCs/>
          </w:rPr>
          <w:t xml:space="preserve">Full commit hash:</w:t>
        </w:r>
      </w:ins>
      <w:ins w:id="81" w:author="d-morrison" w:date="2026-10-02T17:13:53Z">
        <w:r>
          <w:t xml:space="preserve"> </w:t>
        </w:r>
      </w:ins>
      <w:ins w:id="81" w:author="d-morrison" w:date="2026-10-02T17:13:53Z">
        <w:r>
          <w:t xml:space="preserve">cbc2e3ac5684686e1aacab590b1ed93f02025897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10-02T17:13:53Z">
        <w:r>
          <w:rPr>
            <w:b/>
            <w:bCs/>
          </w:rPr>
          <w:t xml:space="preserve">Commit date:</w:t>
        </w:r>
      </w:ins>
      <w:ins w:id="82" w:author="d-morrison" w:date="2026-10-02T17:13:53Z">
        <w:r>
          <w:t xml:space="preserve"> </w:t>
        </w:r>
      </w:ins>
      <w:ins w:id="82" w:author="d-morrison" w:date="2026-10-02T17:13:53Z">
        <w:r>
          <w:t xml:space="preserve">2026-10-02 17:11:18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2026-10-02T17:13:46Z</dcterms:created>
  <dcterms:modified xsi:type="dcterms:W3CDTF">2026-10-02T17:13:46Z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2026-10-02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