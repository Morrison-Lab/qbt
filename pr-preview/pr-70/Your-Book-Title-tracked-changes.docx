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17:58:07Z">
        <w:r>
          <w:rPr>
            <w:b/>
            <w:bCs/>
          </w:rPr>
          <w:t xml:space="preserve">Branch:</w:t>
        </w:r>
      </w:ins>
      <w:ins w:id="79" w:author="d-morrison" w:date="2026-09-15T17:58:07Z">
        <w:r>
          <w:t xml:space="preserve"> </w:t>
        </w:r>
      </w:ins>
      <w:ins w:id="79" w:author="d-morrison" w:date="2026-09-15T17:58:07Z">
        <w:r>
          <w:t xml:space="preserve">claude/fix-59-backport-template-improvements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17:58:07Z">
        <w:r>
          <w:rPr>
            <w:b/>
            <w:bCs/>
          </w:rPr>
          <w:t xml:space="preserve">Commit:</w:t>
        </w:r>
      </w:ins>
      <w:ins w:id="80" w:author="d-morrison" w:date="2026-09-15T17:58:07Z">
        <w:r>
          <w:t xml:space="preserve"> </w:t>
        </w:r>
      </w:ins>
      <w:ins w:id="80" w:author="d-morrison" w:date="2026-09-15T17:58:07Z">
        <w:r>
          <w:t xml:space="preserve">18841ab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17:58:07Z">
        <w:r>
          <w:rPr>
            <w:b/>
            <w:bCs/>
          </w:rPr>
          <w:t xml:space="preserve">Full commit hash:</w:t>
        </w:r>
      </w:ins>
      <w:ins w:id="81" w:author="d-morrison" w:date="2026-09-15T17:58:07Z">
        <w:r>
          <w:t xml:space="preserve"> </w:t>
        </w:r>
      </w:ins>
      <w:ins w:id="81" w:author="d-morrison" w:date="2026-09-15T17:58:07Z">
        <w:r>
          <w:t xml:space="preserve">18841ab96a1f03963fe1f1afd1c793b10b0d189c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17:58:07Z">
        <w:r>
          <w:rPr>
            <w:b/>
            <w:bCs/>
          </w:rPr>
          <w:t xml:space="preserve">Commit date:</w:t>
        </w:r>
      </w:ins>
      <w:ins w:id="82" w:author="d-morrison" w:date="2026-09-15T17:58:07Z">
        <w:r>
          <w:t xml:space="preserve"> </w:t>
        </w:r>
      </w:ins>
      <w:ins w:id="82" w:author="d-morrison" w:date="2026-09-15T17:58:07Z">
        <w:r>
          <w:t xml:space="preserve">2026-09-15 17:55:46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2026-09-15T17:58:02Z</dcterms:created>
  <dcterms:modified xsi:type="dcterms:W3CDTF">2026-09-15T17:58:02Z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