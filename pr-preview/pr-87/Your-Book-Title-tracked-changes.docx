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dependabot[bot]" w:date="2026-10-06T14:57:50Z">
        <w:r>
          <w:t xml:space="preserve">Last updated: 2026-10-06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ependabot[bot]" w:date="2026-10-06T14:57:50Z">
        <w:r>
          <w:rPr>
            <w:b/>
            <w:bCs/>
          </w:rPr>
          <w:t xml:space="preserve">Branch:</w:t>
        </w:r>
      </w:ins>
      <w:ins w:id="79" w:author="dependabot[bot]" w:date="2026-10-06T14:57:50Z">
        <w:r>
          <w:t xml:space="preserve"> </w:t>
        </w:r>
      </w:ins>
      <w:ins w:id="79" w:author="dependabot[bot]" w:date="2026-10-06T14:57:50Z">
        <w:r>
          <w:t xml:space="preserve">dependabot/submodules/macros-063fd7a</w:t>
        </w:r>
      </w:ins>
    </w:p>
    <w:p>
      <w:pPr>
        <w:pStyle w:val="Compact"/>
        <w:numPr>
          <w:ilvl w:val="0"/>
          <w:numId w:val="1004"/>
        </w:numPr>
      </w:pPr>
      <w:ins w:id="80" w:author="dependabot[bot]" w:date="2026-10-06T14:57:50Z">
        <w:r>
          <w:rPr>
            <w:b/>
            <w:bCs/>
          </w:rPr>
          <w:t xml:space="preserve">Commit:</w:t>
        </w:r>
      </w:ins>
      <w:ins w:id="80" w:author="dependabot[bot]" w:date="2026-10-06T14:57:50Z">
        <w:r>
          <w:t xml:space="preserve"> </w:t>
        </w:r>
      </w:ins>
      <w:ins w:id="80" w:author="dependabot[bot]" w:date="2026-10-06T14:57:50Z">
        <w:r>
          <w:t xml:space="preserve">5731c88</w:t>
        </w:r>
      </w:ins>
    </w:p>
    <w:p>
      <w:pPr>
        <w:pStyle w:val="Compact"/>
        <w:numPr>
          <w:ilvl w:val="0"/>
          <w:numId w:val="1004"/>
        </w:numPr>
      </w:pPr>
      <w:ins w:id="81" w:author="dependabot[bot]" w:date="2026-10-06T14:57:50Z">
        <w:r>
          <w:rPr>
            <w:b/>
            <w:bCs/>
          </w:rPr>
          <w:t xml:space="preserve">Full commit hash:</w:t>
        </w:r>
      </w:ins>
      <w:ins w:id="81" w:author="dependabot[bot]" w:date="2026-10-06T14:57:50Z">
        <w:r>
          <w:t xml:space="preserve"> </w:t>
        </w:r>
      </w:ins>
      <w:ins w:id="81" w:author="dependabot[bot]" w:date="2026-10-06T14:57:50Z">
        <w:r>
          <w:t xml:space="preserve">5731c88c5786e660eaa0b4686d4bd9805d3179a5</w:t>
        </w:r>
      </w:ins>
    </w:p>
    <w:p>
      <w:pPr>
        <w:pStyle w:val="Compact"/>
        <w:numPr>
          <w:ilvl w:val="0"/>
          <w:numId w:val="1004"/>
        </w:numPr>
      </w:pPr>
      <w:ins w:id="82" w:author="dependabot[bot]" w:date="2026-10-06T14:57:50Z">
        <w:r>
          <w:rPr>
            <w:b/>
            <w:bCs/>
          </w:rPr>
          <w:t xml:space="preserve">Commit date:</w:t>
        </w:r>
      </w:ins>
      <w:ins w:id="82" w:author="dependabot[bot]" w:date="2026-10-06T14:57:50Z">
        <w:r>
          <w:t xml:space="preserve"> </w:t>
        </w:r>
      </w:ins>
      <w:ins w:id="82" w:author="dependabot[bot]" w:date="2026-10-06T14:57:50Z">
        <w:r>
          <w:t xml:space="preserve">2026-10-06 14:54:10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2026-10-06T14:57:43Z</dcterms:created>
  <dcterms:modified xsi:type="dcterms:W3CDTF">2026-10-06T14:57:43Z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2026-10-06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