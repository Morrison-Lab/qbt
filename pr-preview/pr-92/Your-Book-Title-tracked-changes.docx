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del w:id="1" w:author="PR Preview" w:date="2026-01-01T00:00:00Z">
        <w:r>
          <w:delText xml:space="preserve">Last updated: 2026-10-09</w:delText>
        </w:r>
      </w:del>
    </w:p>
    <w:p>
      <w:pPr>
        <w:pStyle w:val="Date"/>
      </w:pPr>
      <w:ins w:id="2" w:author="PR Preview" w:date="2026-01-01T00:00:00Z">
        <w:r>
          <w:t xml:space="preserve">Last updated: 2026-10-14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3" w:author="PR Preview" w:date="2026-01-01T00:00:00Z">
        <w:r>
          <w:rPr>
            <w:b/>
            <w:bCs/>
          </w:rPr>
          <w:delText xml:space="preserve">Branch: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6" w:author="PR Preview" w:date="2026-01-01T00:00:00Z">
        <w:r>
          <w:rPr>
            <w:b/>
            <w:bCs/>
          </w:rPr>
          <w:delText xml:space="preserve">Commit: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1bfdc4d</w:delText>
        </w:r>
      </w:del>
    </w:p>
    <w:p>
      <w:pPr>
        <w:pStyle w:val="Compact"/>
        <w:numPr>
          <w:ilvl w:val="0"/>
          <w:numId w:val="1004"/>
        </w:numPr>
      </w:pPr>
      <w:del w:id="9" w:author="PR Preview" w:date="2026-01-01T00:00:00Z">
        <w:r>
          <w:rPr>
            <w:b/>
            <w:bCs/>
          </w:rPr>
          <w:delText xml:space="preserve">Full commit hash: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1bfdc4df69693b55bd053c0ebdb853f0428c918c</w:delText>
        </w:r>
      </w:del>
    </w:p>
    <w:p>
      <w:pPr>
        <w:pStyle w:val="Compact"/>
        <w:numPr>
          <w:ilvl w:val="0"/>
          <w:numId w:val="1004"/>
        </w:numPr>
      </w:pPr>
      <w:del w:id="12" w:author="PR Preview" w:date="2026-01-01T00:00:00Z">
        <w:r>
          <w:rPr>
            <w:b/>
            <w:bCs/>
          </w:rPr>
          <w:delText xml:space="preserve">Commit date: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2026-10-09 01:31:59 +0000</w:delText>
        </w:r>
      </w:del>
    </w:p>
    <w:p>
      <w:pPr>
        <w:pStyle w:val="Compact"/>
        <w:numPr>
          <w:ilvl w:val="0"/>
          <w:numId w:val="1004"/>
        </w:numPr>
      </w:pPr>
      <w:ins w:id="15" w:author="PR Preview" w:date="2026-01-01T00:00:00Z">
        <w:r>
          <w:rPr>
            <w:b/>
            <w:bCs/>
          </w:rPr>
          <w:t xml:space="preserve">Branch: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dependabot/submodules/macros-c4d5101</w:t>
        </w:r>
      </w:ins>
    </w:p>
    <w:p>
      <w:pPr>
        <w:pStyle w:val="Compact"/>
        <w:numPr>
          <w:ilvl w:val="0"/>
          <w:numId w:val="1004"/>
        </w:numPr>
      </w:pPr>
      <w:ins w:id="18" w:author="PR Preview" w:date="2026-01-01T00:00:00Z">
        <w:r>
          <w:rPr>
            <w:b/>
            <w:bCs/>
          </w:rPr>
          <w:t xml:space="preserve">Commit: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b396e40</w:t>
        </w:r>
      </w:ins>
    </w:p>
    <w:p>
      <w:pPr>
        <w:pStyle w:val="Compact"/>
        <w:numPr>
          <w:ilvl w:val="0"/>
          <w:numId w:val="1004"/>
        </w:numPr>
      </w:pPr>
      <w:ins w:id="21" w:author="PR Preview" w:date="2026-01-01T00:00:00Z">
        <w:r>
          <w:rPr>
            <w:b/>
            <w:bCs/>
          </w:rPr>
          <w:t xml:space="preserve">Full commit hash: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b396e40019638d75efbf998f5908639879ab19f7</w:t>
        </w:r>
      </w:ins>
    </w:p>
    <w:p>
      <w:pPr>
        <w:pStyle w:val="Compact"/>
        <w:numPr>
          <w:ilvl w:val="0"/>
          <w:numId w:val="1004"/>
        </w:numPr>
      </w:pPr>
      <w:ins w:id="24" w:author="PR Preview" w:date="2026-01-01T00:00:00Z">
        <w:r>
          <w:rPr>
            <w:b/>
            <w:bCs/>
          </w:rPr>
          <w:t xml:space="preserve">Commit date: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2026-10-14 18:00:40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2026-10-14T18:03:00Z</dcterms:created>
  <dcterms:modified xsi:type="dcterms:W3CDTF">2026-10-14T18:03:00Z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2026-10-14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