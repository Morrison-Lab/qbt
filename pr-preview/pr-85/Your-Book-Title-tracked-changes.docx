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2026-09-29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dependabot[bot]" w:date="2026-09-29T14:58:05Z">
        <w:r>
          <w:rPr>
            <w:b/>
            <w:bCs/>
          </w:rPr>
          <w:t xml:space="preserve">Branch:</w:t>
        </w:r>
      </w:ins>
      <w:ins w:id="79" w:author="dependabot[bot]" w:date="2026-09-29T14:58:05Z">
        <w:r>
          <w:t xml:space="preserve"> </w:t>
        </w:r>
      </w:ins>
      <w:ins w:id="79" w:author="dependabot[bot]" w:date="2026-09-29T14:58:05Z">
        <w:r>
          <w:t xml:space="preserve">dependabot/submodules/macros-c5701f5</w:t>
        </w:r>
      </w:ins>
    </w:p>
    <w:p>
      <w:pPr>
        <w:pStyle w:val="Compact"/>
        <w:numPr>
          <w:ilvl w:val="0"/>
          <w:numId w:val="1004"/>
        </w:numPr>
      </w:pPr>
      <w:ins w:id="80" w:author="dependabot[bot]" w:date="2026-09-29T14:58:05Z">
        <w:r>
          <w:rPr>
            <w:b/>
            <w:bCs/>
          </w:rPr>
          <w:t xml:space="preserve">Commit:</w:t>
        </w:r>
      </w:ins>
      <w:ins w:id="80" w:author="dependabot[bot]" w:date="2026-09-29T14:58:05Z">
        <w:r>
          <w:t xml:space="preserve"> </w:t>
        </w:r>
      </w:ins>
      <w:ins w:id="80" w:author="dependabot[bot]" w:date="2026-09-29T14:58:05Z">
        <w:r>
          <w:t xml:space="preserve">8bdd491</w:t>
        </w:r>
      </w:ins>
    </w:p>
    <w:p>
      <w:pPr>
        <w:pStyle w:val="Compact"/>
        <w:numPr>
          <w:ilvl w:val="0"/>
          <w:numId w:val="1004"/>
        </w:numPr>
      </w:pPr>
      <w:ins w:id="81" w:author="dependabot[bot]" w:date="2026-09-29T14:58:05Z">
        <w:r>
          <w:rPr>
            <w:b/>
            <w:bCs/>
          </w:rPr>
          <w:t xml:space="preserve">Full commit hash:</w:t>
        </w:r>
      </w:ins>
      <w:ins w:id="81" w:author="dependabot[bot]" w:date="2026-09-29T14:58:05Z">
        <w:r>
          <w:t xml:space="preserve"> </w:t>
        </w:r>
      </w:ins>
      <w:ins w:id="81" w:author="dependabot[bot]" w:date="2026-09-29T14:58:05Z">
        <w:r>
          <w:t xml:space="preserve">8bdd491cb3b50500e774dc4a51405981b1b0f7b4</w:t>
        </w:r>
      </w:ins>
    </w:p>
    <w:p>
      <w:pPr>
        <w:pStyle w:val="Compact"/>
        <w:numPr>
          <w:ilvl w:val="0"/>
          <w:numId w:val="1004"/>
        </w:numPr>
      </w:pPr>
      <w:ins w:id="82" w:author="dependabot[bot]" w:date="2026-09-29T14:58:05Z">
        <w:r>
          <w:rPr>
            <w:b/>
            <w:bCs/>
          </w:rPr>
          <w:t xml:space="preserve">Commit date:</w:t>
        </w:r>
      </w:ins>
      <w:ins w:id="82" w:author="dependabot[bot]" w:date="2026-09-29T14:58:05Z">
        <w:r>
          <w:t xml:space="preserve"> </w:t>
        </w:r>
      </w:ins>
      <w:ins w:id="82" w:author="dependabot[bot]" w:date="2026-09-29T14:58:05Z">
        <w:r>
          <w:t xml:space="preserve">2026-09-29 14:54:56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2026-09-29T14:57:59Z</dcterms:created>
  <dcterms:modified xsi:type="dcterms:W3CDTF">2026-09-29T14:57:59Z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2026-09-29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