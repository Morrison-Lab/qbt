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1:20:42Z">
        <w:r>
          <w:rPr>
            <w:b/>
            <w:bCs/>
          </w:rPr>
          <w:t xml:space="preserve">Branch:</w:t>
        </w:r>
      </w:ins>
      <w:ins w:id="79" w:author="d-morrison" w:date="2026-09-15T01:20:42Z">
        <w:r>
          <w:t xml:space="preserve"> </w:t>
        </w:r>
      </w:ins>
      <w:ins w:id="79" w:author="d-morrison" w:date="2026-09-15T01:20:42Z">
        <w:r>
          <w:t xml:space="preserve">claude/fix-36-link-templates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1:20:42Z">
        <w:r>
          <w:rPr>
            <w:b/>
            <w:bCs/>
          </w:rPr>
          <w:t xml:space="preserve">Commit:</w:t>
        </w:r>
      </w:ins>
      <w:ins w:id="80" w:author="d-morrison" w:date="2026-09-15T01:20:42Z">
        <w:r>
          <w:t xml:space="preserve"> </w:t>
        </w:r>
      </w:ins>
      <w:ins w:id="80" w:author="d-morrison" w:date="2026-09-15T01:20:42Z">
        <w:r>
          <w:t xml:space="preserve">ba51951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1:20:42Z">
        <w:r>
          <w:rPr>
            <w:b/>
            <w:bCs/>
          </w:rPr>
          <w:t xml:space="preserve">Full commit hash:</w:t>
        </w:r>
      </w:ins>
      <w:ins w:id="81" w:author="d-morrison" w:date="2026-09-15T01:20:42Z">
        <w:r>
          <w:t xml:space="preserve"> </w:t>
        </w:r>
      </w:ins>
      <w:ins w:id="81" w:author="d-morrison" w:date="2026-09-15T01:20:42Z">
        <w:r>
          <w:t xml:space="preserve">ba519515b5f3f5ece3b1182207af514ce253d4f0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1:20:42Z">
        <w:r>
          <w:rPr>
            <w:b/>
            <w:bCs/>
          </w:rPr>
          <w:t xml:space="preserve">Commit date:</w:t>
        </w:r>
      </w:ins>
      <w:ins w:id="82" w:author="d-morrison" w:date="2026-09-15T01:20:42Z">
        <w:r>
          <w:t xml:space="preserve"> </w:t>
        </w:r>
      </w:ins>
      <w:ins w:id="82" w:author="d-morrison" w:date="2026-09-15T01:20:42Z">
        <w:r>
          <w:t xml:space="preserve">2026-09-14 18:18:00 -0700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2026-09-15T01:20:37Z</dcterms:created>
  <dcterms:modified xsi:type="dcterms:W3CDTF">2026-09-15T01:20:37Z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