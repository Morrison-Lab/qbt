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del w:id="1" w:author="PR Preview" w:date="2026-01-01T00:00:00Z">
        <w:r>
          <w:delText xml:space="preserve">Last updated: 2026-10-08</w:delText>
        </w:r>
      </w:del>
    </w:p>
    <w:p>
      <w:pPr>
        <w:pStyle w:val="Date"/>
      </w:pPr>
      <w:ins w:id="2" w:author="PR Preview" w:date="2026-01-01T00:00:00Z">
        <w:r>
          <w:t xml:space="preserve">Last updated: 2026-10-09</w:t>
        </w:r>
      </w:ins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del w:id="3" w:author="PR Preview" w:date="2026-01-01T00:00:00Z">
        <w:r>
          <w:rPr>
            <w:b/>
            <w:bCs/>
          </w:rPr>
          <w:delText xml:space="preserve">Branch: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main</w:delText>
        </w:r>
      </w:del>
    </w:p>
    <w:p>
      <w:pPr>
        <w:pStyle w:val="Compact"/>
        <w:numPr>
          <w:ilvl w:val="0"/>
          <w:numId w:val="1004"/>
        </w:numPr>
      </w:pPr>
      <w:del w:id="6" w:author="PR Preview" w:date="2026-01-01T00:00:00Z">
        <w:r>
          <w:rPr>
            <w:b/>
            <w:bCs/>
          </w:rPr>
          <w:delText xml:space="preserve">Commit: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b1dc3be</w:delText>
        </w:r>
      </w:del>
    </w:p>
    <w:p>
      <w:pPr>
        <w:pStyle w:val="Compact"/>
        <w:numPr>
          <w:ilvl w:val="0"/>
          <w:numId w:val="1004"/>
        </w:numPr>
      </w:pPr>
      <w:del w:id="9" w:author="PR Preview" w:date="2026-01-01T00:00:00Z">
        <w:r>
          <w:rPr>
            <w:b/>
            <w:bCs/>
          </w:rPr>
          <w:delText xml:space="preserve">Full commit hash: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b1dc3bee2d90a63b37cf0896cdae0dde75599c8f</w:delText>
        </w:r>
      </w:del>
    </w:p>
    <w:p>
      <w:pPr>
        <w:pStyle w:val="Compact"/>
        <w:numPr>
          <w:ilvl w:val="0"/>
          <w:numId w:val="1004"/>
        </w:numPr>
      </w:pPr>
      <w:del w:id="12" w:author="PR Preview" w:date="2026-01-01T00:00:00Z">
        <w:r>
          <w:rPr>
            <w:b/>
            <w:bCs/>
          </w:rPr>
          <w:delText xml:space="preserve">Commit date: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2026-10-08 14:55:47 -0700</w:delText>
        </w:r>
      </w:del>
    </w:p>
    <w:p>
      <w:pPr>
        <w:pStyle w:val="Compact"/>
        <w:numPr>
          <w:ilvl w:val="0"/>
          <w:numId w:val="1004"/>
        </w:numPr>
      </w:pPr>
      <w:ins w:id="15" w:author="PR Preview" w:date="2026-01-01T00:00:00Z">
        <w:r>
          <w:rPr>
            <w:b/>
            <w:bCs/>
          </w:rPr>
          <w:t xml:space="preserve">Branch: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claude/preview-deploy-v3</w:t>
        </w:r>
      </w:ins>
    </w:p>
    <w:p>
      <w:pPr>
        <w:pStyle w:val="Compact"/>
        <w:numPr>
          <w:ilvl w:val="0"/>
          <w:numId w:val="1004"/>
        </w:numPr>
      </w:pPr>
      <w:ins w:id="18" w:author="PR Preview" w:date="2026-01-01T00:00:00Z">
        <w:r>
          <w:rPr>
            <w:b/>
            <w:bCs/>
          </w:rPr>
          <w:t xml:space="preserve">Commit: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68e4792</w:t>
        </w:r>
      </w:ins>
    </w:p>
    <w:p>
      <w:pPr>
        <w:pStyle w:val="Compact"/>
        <w:numPr>
          <w:ilvl w:val="0"/>
          <w:numId w:val="1004"/>
        </w:numPr>
      </w:pPr>
      <w:ins w:id="21" w:author="PR Preview" w:date="2026-01-01T00:00:00Z">
        <w:r>
          <w:rPr>
            <w:b/>
            <w:bCs/>
          </w:rPr>
          <w:t xml:space="preserve">Full commit hash: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68e4792bd6859c84e4eb16c46091d9f773765796</w:t>
        </w:r>
      </w:ins>
    </w:p>
    <w:p>
      <w:pPr>
        <w:pStyle w:val="Compact"/>
        <w:numPr>
          <w:ilvl w:val="0"/>
          <w:numId w:val="1004"/>
        </w:numPr>
      </w:pPr>
      <w:ins w:id="24" w:author="PR Preview" w:date="2026-01-01T00:00:00Z">
        <w:r>
          <w:rPr>
            <w:b/>
            <w:bCs/>
          </w:rPr>
          <w:t xml:space="preserve">Commit date: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2026-10-08 17:43:56 -0700</w:t>
        </w:r>
      </w:ins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31" Type="http://schemas.openxmlformats.org/officeDocument/2006/relationships/image" Target="media/rId31.png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2026-10-09T00:46:52Z</dcterms:created>
  <dcterms:modified xsi:type="dcterms:W3CDTF">2026-10-09T00:46:52Z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2026-10-09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