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del w:id="1" w:author="PR Preview" w:date="2026-01-01T00:00:00Z">
        <w:r>
          <w:delText xml:space="preserve">Last updated: 2026-10-19</w:delText>
        </w:r>
      </w:del>
    </w:p>
    <w:p>
      <w:pPr>
        <w:pStyle w:val="Date"/>
      </w:pPr>
      <w:ins w:id="2" w:author="PR Preview" w:date="2026-01-01T00:00:00Z">
        <w:r>
          <w:t xml:space="preserve">Last updated: 2026-10-23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del w:id="3" w:author="PR Preview" w:date="2026-01-01T00:00:00Z">
        <w:r>
          <w:rPr>
            <w:b/>
            <w:bCs/>
          </w:rPr>
          <w:delText xml:space="preserve">Branch: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main</w:delText>
        </w:r>
      </w:del>
    </w:p>
    <w:p>
      <w:pPr>
        <w:pStyle w:val="Compact"/>
        <w:numPr>
          <w:ilvl w:val="0"/>
          <w:numId w:val="1004"/>
        </w:numPr>
      </w:pPr>
      <w:del w:id="6" w:author="PR Preview" w:date="2026-01-01T00:00:00Z">
        <w:r>
          <w:rPr>
            <w:b/>
            <w:bCs/>
          </w:rPr>
          <w:delText xml:space="preserve">Commit: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dc1519f</w:delText>
        </w:r>
      </w:del>
    </w:p>
    <w:p>
      <w:pPr>
        <w:pStyle w:val="Compact"/>
        <w:numPr>
          <w:ilvl w:val="0"/>
          <w:numId w:val="1004"/>
        </w:numPr>
      </w:pPr>
      <w:del w:id="9" w:author="PR Preview" w:date="2026-01-01T00:00:00Z">
        <w:r>
          <w:rPr>
            <w:b/>
            <w:bCs/>
          </w:rPr>
          <w:delText xml:space="preserve">Full commit hash: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dc1519f27c73fc70bab6c2caa375dccc51f4c669</w:delText>
        </w:r>
      </w:del>
    </w:p>
    <w:p>
      <w:pPr>
        <w:pStyle w:val="Compact"/>
        <w:numPr>
          <w:ilvl w:val="0"/>
          <w:numId w:val="1004"/>
        </w:numPr>
      </w:pPr>
      <w:del w:id="12" w:author="PR Preview" w:date="2026-01-01T00:00:00Z">
        <w:r>
          <w:rPr>
            <w:b/>
            <w:bCs/>
          </w:rPr>
          <w:delText xml:space="preserve">Commit date: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2026-10-19 09:55:48 -0700</w:delText>
        </w:r>
      </w:del>
    </w:p>
    <w:p>
      <w:pPr>
        <w:pStyle w:val="Compact"/>
        <w:numPr>
          <w:ilvl w:val="0"/>
          <w:numId w:val="1004"/>
        </w:numPr>
      </w:pPr>
      <w:ins w:id="15" w:author="PR Preview" w:date="2026-01-01T00:00:00Z">
        <w:r>
          <w:rPr>
            <w:b/>
            <w:bCs/>
          </w:rPr>
          <w:t xml:space="preserve">Branch: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claude/project-thread-fqy5ra</w:t>
        </w:r>
      </w:ins>
    </w:p>
    <w:p>
      <w:pPr>
        <w:pStyle w:val="Compact"/>
        <w:numPr>
          <w:ilvl w:val="0"/>
          <w:numId w:val="1004"/>
        </w:numPr>
      </w:pPr>
      <w:ins w:id="18" w:author="PR Preview" w:date="2026-01-01T00:00:00Z">
        <w:r>
          <w:rPr>
            <w:b/>
            <w:bCs/>
          </w:rPr>
          <w:t xml:space="preserve">Commit: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4243c7b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rPr>
            <w:b/>
            <w:bCs/>
          </w:rPr>
          <w:t xml:space="preserve">Full commit hash: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4243c7beb20630da91fab84cfb95715adda27725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rPr>
            <w:b/>
            <w:bCs/>
          </w:rPr>
          <w:t xml:space="preserve">Commit date: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2026-10-23 01:36:35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2026-10-23T01:39:21Z</dcterms:created>
  <dcterms:modified xsi:type="dcterms:W3CDTF">2026-10-23T01:39:21Z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2026-10-23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