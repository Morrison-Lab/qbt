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2026-10-23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1" w:author="PR Preview" w:date="2026-01-01T00:00:00Z">
        <w:r>
          <w:rPr>
            <w:b/>
            <w:bCs/>
          </w:rPr>
          <w:delText xml:space="preserve">Branch:</w:delText>
        </w:r>
      </w:del>
      <w:del w:id="2" w:author="PR Preview" w:date="2026-01-01T00:00:00Z">
        <w:r>
          <w:delText xml:space="preserve"> </w:delText>
        </w:r>
      </w:del>
      <w:del w:id="3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4" w:author="PR Preview" w:date="2026-01-01T00:00:00Z">
        <w:r>
          <w:rPr>
            <w:b/>
            <w:bCs/>
          </w:rPr>
          <w:delText xml:space="preserve">Commit: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fb31eda</w:delText>
        </w:r>
      </w:del>
    </w:p>
    <w:p>
      <w:pPr>
        <w:pStyle w:val="Compact"/>
        <w:numPr>
          <w:ilvl w:val="0"/>
          <w:numId w:val="1004"/>
        </w:numPr>
      </w:pPr>
      <w:del w:id="7" w:author="PR Preview" w:date="2026-01-01T00:00:00Z">
        <w:r>
          <w:rPr>
            <w:b/>
            <w:bCs/>
          </w:rPr>
          <w:delText xml:space="preserve">Full commit hash: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fb31edaac8f6187e8c1955128072a5b01f99708b</w:delText>
        </w:r>
      </w:del>
    </w:p>
    <w:p>
      <w:pPr>
        <w:pStyle w:val="Compact"/>
        <w:numPr>
          <w:ilvl w:val="0"/>
          <w:numId w:val="1004"/>
        </w:numPr>
      </w:pPr>
      <w:del w:id="10" w:author="PR Preview" w:date="2026-01-01T00:00:00Z">
        <w:r>
          <w:rPr>
            <w:b/>
            <w:bCs/>
          </w:rPr>
          <w:delText xml:space="preserve">Commit date: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2026-10-23 01:13:43 -0700</w:delText>
        </w:r>
      </w:del>
    </w:p>
    <w:p>
      <w:pPr>
        <w:pStyle w:val="Compact"/>
        <w:numPr>
          <w:ilvl w:val="0"/>
          <w:numId w:val="1004"/>
        </w:numPr>
      </w:pPr>
      <w:ins w:id="13" w:author="PR Preview" w:date="2026-01-01T00:00:00Z">
        <w:r>
          <w:rPr>
            <w:b/>
            <w:bCs/>
          </w:rPr>
          <w:t xml:space="preserve">Branch: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claude/project-thread-x3kyq1</w:t>
        </w:r>
      </w:ins>
    </w:p>
    <w:p>
      <w:pPr>
        <w:pStyle w:val="Compact"/>
        <w:numPr>
          <w:ilvl w:val="0"/>
          <w:numId w:val="1004"/>
        </w:numPr>
      </w:pPr>
      <w:ins w:id="16" w:author="PR Preview" w:date="2026-01-01T00:00:00Z">
        <w:r>
          <w:rPr>
            <w:b/>
            <w:bCs/>
          </w:rPr>
          <w:t xml:space="preserve">Commit: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eb5c89e</w:t>
        </w:r>
      </w:ins>
    </w:p>
    <w:p>
      <w:pPr>
        <w:pStyle w:val="Compact"/>
        <w:numPr>
          <w:ilvl w:val="0"/>
          <w:numId w:val="1004"/>
        </w:numPr>
      </w:pPr>
      <w:ins w:id="19" w:author="PR Preview" w:date="2026-01-01T00:00:00Z">
        <w:r>
          <w:rPr>
            <w:b/>
            <w:bCs/>
          </w:rPr>
          <w:t xml:space="preserve">Full commit hash: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eb5c89effb431090c5ecda8fcb1bb48f233015be</w:t>
        </w:r>
      </w:ins>
    </w:p>
    <w:p>
      <w:pPr>
        <w:pStyle w:val="Compact"/>
        <w:numPr>
          <w:ilvl w:val="0"/>
          <w:numId w:val="1004"/>
        </w:numPr>
      </w:pPr>
      <w:ins w:id="22" w:author="PR Preview" w:date="2026-01-01T00:00:00Z">
        <w:r>
          <w:rPr>
            <w:b/>
            <w:bCs/>
          </w:rPr>
          <w:t xml:space="preserve">Commit date: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2026-10-23 01:26:37 -0700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2026-10-23T08:29:29Z</dcterms:created>
  <dcterms:modified xsi:type="dcterms:W3CDTF">2026-10-23T08:29:29Z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rossref">
    <vt:lpwstr/>
  </property>
  <property fmtid="{D5CDD505-2E9C-101B-9397-08002B2CF9AE}" pid="9" name="custom-callout">
    <vt:lpwstr/>
  </property>
  <property fmtid="{D5CDD505-2E9C-101B-9397-08002B2CF9AE}" pid="10" name="date">
    <vt:lpwstr>Last updated: 2026-10-23</vt:lpwstr>
  </property>
  <property fmtid="{D5CDD505-2E9C-101B-9397-08002B2CF9AE}" pid="11" name="date-format">
    <vt:lpwstr>[Last updated:] YYYY-MM-DD</vt:lpwstr>
  </property>
  <property fmtid="{D5CDD505-2E9C-101B-9397-08002B2CF9AE}" pid="12" name="editor">
    <vt:lpwstr>source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template-partials">
    <vt:lpwstr/>
  </property>
  <property fmtid="{D5CDD505-2E9C-101B-9397-08002B2CF9AE}" pid="18" name="toc-title">
    <vt:lpwstr>Table of contents</vt:lpwstr>
  </property>
</Properties>
</file>